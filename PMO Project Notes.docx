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DE9FE" w14:textId="1AFBD740" w:rsidR="7155C425" w:rsidRDefault="7155C425" w:rsidP="00853BD2">
      <w:pPr>
        <w:rPr>
          <w:b/>
          <w:bCs/>
        </w:rPr>
      </w:pPr>
      <w:r w:rsidRPr="3B56D3C3">
        <w:rPr>
          <w:b/>
          <w:bCs/>
        </w:rPr>
        <w:t>PMO Project Notes</w:t>
      </w:r>
    </w:p>
    <w:p w14:paraId="77D07AE7" w14:textId="31BDCD17" w:rsidR="3B56D3C3" w:rsidRDefault="3B56D3C3" w:rsidP="3B56D3C3">
      <w:pPr>
        <w:rPr>
          <w:b/>
          <w:bCs/>
        </w:rPr>
      </w:pPr>
    </w:p>
    <w:p w14:paraId="794CC6C9" w14:textId="76C475C0" w:rsidR="3B56D3C3" w:rsidRDefault="3B56D3C3" w:rsidP="3B56D3C3">
      <w:pPr>
        <w:rPr>
          <w:rFonts w:ascii="Calibri" w:eastAsia="Calibri" w:hAnsi="Calibri" w:cs="Calibri"/>
        </w:rPr>
      </w:pPr>
    </w:p>
    <w:p w14:paraId="1D4CCA96" w14:textId="7E8C1270" w:rsidR="7155C425" w:rsidRDefault="7155C425" w:rsidP="3B56D3C3">
      <w:r w:rsidRPr="3B56D3C3">
        <w:rPr>
          <w:rFonts w:ascii="Calibri" w:eastAsia="Calibri" w:hAnsi="Calibri" w:cs="Calibri"/>
          <w:b/>
          <w:bCs/>
        </w:rPr>
        <w:t>Access Level</w:t>
      </w:r>
      <w:r w:rsidRPr="3B56D3C3">
        <w:rPr>
          <w:rFonts w:ascii="Calibri" w:eastAsia="Calibri" w:hAnsi="Calibri" w:cs="Calibri"/>
        </w:rPr>
        <w:t xml:space="preserve">: </w:t>
      </w:r>
      <w:hyperlink r:id="rId6">
        <w:r w:rsidRPr="3B56D3C3">
          <w:rPr>
            <w:rStyle w:val="Hyperlink"/>
            <w:rFonts w:ascii="Calibri" w:eastAsia="Calibri" w:hAnsi="Calibri" w:cs="Calibri"/>
          </w:rPr>
          <w:t>https://radacad.com/tag/row-level-security</w:t>
        </w:r>
      </w:hyperlink>
    </w:p>
    <w:p w14:paraId="6C5B88BA" w14:textId="4567E277" w:rsidR="7155C425" w:rsidRDefault="7155C425" w:rsidP="3B56D3C3">
      <w:r w:rsidRPr="3B56D3C3">
        <w:rPr>
          <w:rFonts w:ascii="Calibri" w:eastAsia="Calibri" w:hAnsi="Calibri" w:cs="Calibri"/>
        </w:rPr>
        <w:t xml:space="preserve"> </w:t>
      </w:r>
    </w:p>
    <w:p w14:paraId="1334AC22" w14:textId="1DE2DBD4" w:rsidR="7155C425" w:rsidRDefault="7155C425" w:rsidP="3B56D3C3">
      <w:r w:rsidRPr="3B56D3C3">
        <w:rPr>
          <w:rFonts w:ascii="Calibri" w:eastAsia="Calibri" w:hAnsi="Calibri" w:cs="Calibri"/>
          <w:b/>
          <w:bCs/>
        </w:rPr>
        <w:t xml:space="preserve">Automatic Update </w:t>
      </w:r>
      <w:r w:rsidR="227537D4" w:rsidRPr="3B56D3C3">
        <w:rPr>
          <w:rFonts w:ascii="Calibri" w:eastAsia="Calibri" w:hAnsi="Calibri" w:cs="Calibri"/>
        </w:rPr>
        <w:t>Data (</w:t>
      </w:r>
      <w:r w:rsidRPr="3B56D3C3">
        <w:rPr>
          <w:rFonts w:ascii="Calibri" w:eastAsia="Calibri" w:hAnsi="Calibri" w:cs="Calibri"/>
        </w:rPr>
        <w:t xml:space="preserve">from SharePoint) in PBI Report: </w:t>
      </w:r>
      <w:hyperlink r:id="rId7">
        <w:r w:rsidRPr="3B56D3C3">
          <w:rPr>
            <w:rStyle w:val="Hyperlink"/>
            <w:rFonts w:ascii="Calibri" w:eastAsia="Calibri" w:hAnsi="Calibri" w:cs="Calibri"/>
          </w:rPr>
          <w:t>https://community.powerbi.com/t5/Power-Query/Automatically-update-Power-BI-from-Sharepoint/td-p/633240</w:t>
        </w:r>
      </w:hyperlink>
    </w:p>
    <w:p w14:paraId="3658E92E" w14:textId="5905E6AC" w:rsidR="3B56D3C3" w:rsidRDefault="3B56D3C3" w:rsidP="3B56D3C3">
      <w:pPr>
        <w:rPr>
          <w:b/>
          <w:bCs/>
        </w:rPr>
      </w:pPr>
    </w:p>
    <w:p w14:paraId="383C9962" w14:textId="3BDE3177" w:rsidR="3F36B921" w:rsidRDefault="3F36B921" w:rsidP="3C663FA2">
      <w:pPr>
        <w:rPr>
          <w:i/>
          <w:iCs/>
        </w:rPr>
      </w:pPr>
      <w:r w:rsidRPr="3C663FA2">
        <w:rPr>
          <w:i/>
          <w:iCs/>
        </w:rPr>
        <w:t>April 18, ‘23</w:t>
      </w:r>
    </w:p>
    <w:p w14:paraId="14077615" w14:textId="74772A28" w:rsidR="3B56D3C3" w:rsidRDefault="4AF258EA" w:rsidP="3B56D3C3">
      <w:pPr>
        <w:rPr>
          <w:b/>
          <w:bCs/>
        </w:rPr>
      </w:pPr>
      <w:r w:rsidRPr="3C663FA2">
        <w:rPr>
          <w:b/>
          <w:bCs/>
        </w:rPr>
        <w:t>Order</w:t>
      </w:r>
      <w:r w:rsidR="13FFBD98" w:rsidRPr="3C663FA2">
        <w:rPr>
          <w:b/>
          <w:bCs/>
        </w:rPr>
        <w:t>/Arrangement</w:t>
      </w:r>
      <w:r w:rsidR="3B56D3C3">
        <w:br/>
      </w:r>
    </w:p>
    <w:p w14:paraId="54462738" w14:textId="3DC9E0E1" w:rsidR="57F6C29B" w:rsidRDefault="57F6C29B" w:rsidP="3C663FA2">
      <w:pPr>
        <w:rPr>
          <w:b/>
          <w:bCs/>
        </w:rPr>
      </w:pPr>
      <w:r w:rsidRPr="3C663FA2">
        <w:rPr>
          <w:b/>
          <w:bCs/>
        </w:rPr>
        <w:t>-IT Project Details -</w:t>
      </w:r>
    </w:p>
    <w:p w14:paraId="64C008C6" w14:textId="25F4D888" w:rsidR="57F6C29B" w:rsidRDefault="56A4A268" w:rsidP="3C663FA2">
      <w:pPr>
        <w:pStyle w:val="ListParagraph"/>
        <w:numPr>
          <w:ilvl w:val="0"/>
          <w:numId w:val="5"/>
        </w:numPr>
      </w:pPr>
      <w:r>
        <w:t>** Project Name</w:t>
      </w:r>
      <w:r w:rsidR="53D1B184">
        <w:t xml:space="preserve"> (First One)</w:t>
      </w:r>
      <w:r w:rsidR="57F6C29B">
        <w:br/>
      </w:r>
    </w:p>
    <w:p w14:paraId="63048E2F" w14:textId="2B2B87CC" w:rsidR="57F6C29B" w:rsidRDefault="57F6C29B" w:rsidP="3C663FA2">
      <w:pPr>
        <w:pStyle w:val="ListParagraph"/>
        <w:numPr>
          <w:ilvl w:val="0"/>
          <w:numId w:val="5"/>
        </w:numPr>
      </w:pPr>
      <w:r>
        <w:t>BU</w:t>
      </w:r>
    </w:p>
    <w:p w14:paraId="43AA4555" w14:textId="7D45D1BA" w:rsidR="57F6C29B" w:rsidRDefault="57F6C29B" w:rsidP="3C663FA2">
      <w:pPr>
        <w:pStyle w:val="ListParagraph"/>
        <w:numPr>
          <w:ilvl w:val="0"/>
          <w:numId w:val="5"/>
        </w:numPr>
      </w:pPr>
      <w:r>
        <w:t>Banner</w:t>
      </w:r>
      <w:r>
        <w:br/>
        <w:t xml:space="preserve"> </w:t>
      </w:r>
    </w:p>
    <w:p w14:paraId="62B92CDF" w14:textId="10558B97" w:rsidR="57F6C29B" w:rsidRDefault="57F6C29B" w:rsidP="3C663FA2">
      <w:pPr>
        <w:pStyle w:val="ListParagraph"/>
        <w:numPr>
          <w:ilvl w:val="0"/>
          <w:numId w:val="5"/>
        </w:numPr>
      </w:pPr>
      <w:r>
        <w:t>Coe</w:t>
      </w:r>
    </w:p>
    <w:p w14:paraId="598D8604" w14:textId="67DC84CA" w:rsidR="57F6C29B" w:rsidRDefault="57F6C29B" w:rsidP="3C663FA2">
      <w:pPr>
        <w:pStyle w:val="ListParagraph"/>
        <w:numPr>
          <w:ilvl w:val="0"/>
          <w:numId w:val="5"/>
        </w:numPr>
      </w:pPr>
      <w:r>
        <w:t>Project manager</w:t>
      </w:r>
    </w:p>
    <w:p w14:paraId="13802133" w14:textId="2F74066A" w:rsidR="57F6C29B" w:rsidRDefault="57F6C29B" w:rsidP="3C663FA2">
      <w:pPr>
        <w:pStyle w:val="ListParagraph"/>
        <w:numPr>
          <w:ilvl w:val="0"/>
          <w:numId w:val="5"/>
        </w:numPr>
      </w:pPr>
      <w:r>
        <w:t>project sponsor</w:t>
      </w:r>
    </w:p>
    <w:p w14:paraId="3F8FFCF4" w14:textId="56FABD17" w:rsidR="57F6C29B" w:rsidRDefault="57F6C29B" w:rsidP="3C663FA2">
      <w:pPr>
        <w:pStyle w:val="ListParagraph"/>
        <w:numPr>
          <w:ilvl w:val="0"/>
          <w:numId w:val="5"/>
        </w:numPr>
      </w:pPr>
      <w:r>
        <w:t>Project Health</w:t>
      </w:r>
    </w:p>
    <w:p w14:paraId="60941B94" w14:textId="170A1B56" w:rsidR="57F6C29B" w:rsidRDefault="57F6C29B" w:rsidP="3C663FA2">
      <w:pPr>
        <w:pStyle w:val="ListParagraph"/>
        <w:numPr>
          <w:ilvl w:val="0"/>
          <w:numId w:val="5"/>
        </w:numPr>
      </w:pPr>
      <w:r>
        <w:t>Project Status</w:t>
      </w:r>
    </w:p>
    <w:p w14:paraId="1B0C7FC6" w14:textId="01D18C3A" w:rsidR="57F6C29B" w:rsidRDefault="57F6C29B" w:rsidP="3C663FA2">
      <w:pPr>
        <w:pStyle w:val="ListParagraph"/>
        <w:numPr>
          <w:ilvl w:val="0"/>
          <w:numId w:val="5"/>
        </w:numPr>
      </w:pPr>
      <w:r>
        <w:t>Phase</w:t>
      </w:r>
    </w:p>
    <w:p w14:paraId="32D65448" w14:textId="3C4B874D" w:rsidR="57F6C29B" w:rsidRDefault="57F6C29B" w:rsidP="3C663FA2">
      <w:pPr>
        <w:pStyle w:val="ListParagraph"/>
        <w:numPr>
          <w:ilvl w:val="0"/>
          <w:numId w:val="5"/>
        </w:numPr>
      </w:pPr>
      <w:r>
        <w:t>Size</w:t>
      </w:r>
    </w:p>
    <w:p w14:paraId="672E98E0" w14:textId="5346697D" w:rsidR="57F6C29B" w:rsidRDefault="57F6C29B" w:rsidP="3C663FA2">
      <w:pPr>
        <w:pStyle w:val="ListParagraph"/>
        <w:numPr>
          <w:ilvl w:val="0"/>
          <w:numId w:val="5"/>
        </w:numPr>
      </w:pPr>
      <w:r>
        <w:t>Value Theme</w:t>
      </w:r>
    </w:p>
    <w:p w14:paraId="43E66442" w14:textId="4A44F065" w:rsidR="57F6C29B" w:rsidRDefault="00E9AB44" w:rsidP="3C663FA2">
      <w:pPr>
        <w:pStyle w:val="ListParagraph"/>
        <w:numPr>
          <w:ilvl w:val="0"/>
          <w:numId w:val="5"/>
        </w:numPr>
      </w:pPr>
      <w:r>
        <w:t>S</w:t>
      </w:r>
      <w:r w:rsidR="57F6C29B">
        <w:t xml:space="preserve">avings </w:t>
      </w:r>
    </w:p>
    <w:p w14:paraId="27E0EB74" w14:textId="1C643D01" w:rsidR="57F6C29B" w:rsidRDefault="57F6C29B" w:rsidP="3C663FA2">
      <w:pPr>
        <w:pStyle w:val="ListParagraph"/>
        <w:numPr>
          <w:ilvl w:val="0"/>
          <w:numId w:val="5"/>
        </w:numPr>
      </w:pPr>
      <w:r>
        <w:t>System</w:t>
      </w:r>
    </w:p>
    <w:p w14:paraId="2288868F" w14:textId="10458FE6" w:rsidR="3C663FA2" w:rsidRDefault="3C663FA2" w:rsidP="3C663FA2">
      <w:pPr>
        <w:rPr>
          <w:i/>
          <w:iCs/>
        </w:rPr>
      </w:pPr>
    </w:p>
    <w:p w14:paraId="748C8022" w14:textId="7EB1AA56" w:rsidR="7232B64E" w:rsidRDefault="7232B64E" w:rsidP="3C663FA2">
      <w:pPr>
        <w:rPr>
          <w:i/>
          <w:iCs/>
          <w:u w:val="single"/>
        </w:rPr>
      </w:pPr>
      <w:r w:rsidRPr="3C663FA2">
        <w:rPr>
          <w:i/>
          <w:iCs/>
          <w:u w:val="single"/>
        </w:rPr>
        <w:t>Backlogs/Requests/Suggestions/To-dos:</w:t>
      </w:r>
    </w:p>
    <w:p w14:paraId="1B7D07C5" w14:textId="73604C6A" w:rsidR="3C663FA2" w:rsidRDefault="3C663FA2" w:rsidP="3C663FA2">
      <w:pPr>
        <w:rPr>
          <w:i/>
          <w:iCs/>
          <w:u w:val="single"/>
        </w:rPr>
      </w:pPr>
    </w:p>
    <w:p w14:paraId="67B75273" w14:textId="591B004A" w:rsidR="7232B64E" w:rsidRDefault="7232B64E" w:rsidP="3C663FA2">
      <w:pPr>
        <w:pStyle w:val="ListParagraph"/>
        <w:numPr>
          <w:ilvl w:val="0"/>
          <w:numId w:val="2"/>
        </w:numPr>
        <w:rPr>
          <w:i/>
          <w:iCs/>
        </w:rPr>
      </w:pPr>
      <w:r w:rsidRPr="3C663FA2">
        <w:rPr>
          <w:i/>
          <w:iCs/>
        </w:rPr>
        <w:t xml:space="preserve">Highlight will be coming from PPT, Button </w:t>
      </w:r>
      <w:proofErr w:type="spellStart"/>
      <w:r w:rsidRPr="3C663FA2">
        <w:rPr>
          <w:i/>
          <w:iCs/>
        </w:rPr>
        <w:t>na</w:t>
      </w:r>
      <w:proofErr w:type="spellEnd"/>
      <w:r w:rsidRPr="3C663FA2">
        <w:rPr>
          <w:i/>
          <w:iCs/>
        </w:rPr>
        <w:t xml:space="preserve"> lang as Link</w:t>
      </w:r>
    </w:p>
    <w:p w14:paraId="41825BC7" w14:textId="70FF3B37" w:rsidR="7232B64E" w:rsidRDefault="7232B64E" w:rsidP="3C663FA2">
      <w:r>
        <w:rPr>
          <w:noProof/>
        </w:rPr>
        <w:lastRenderedPageBreak/>
        <w:drawing>
          <wp:inline distT="0" distB="0" distL="0" distR="0" wp14:anchorId="424FB7AF" wp14:editId="24244B52">
            <wp:extent cx="4572000" cy="2400300"/>
            <wp:effectExtent l="0" t="0" r="0" b="0"/>
            <wp:docPr id="2094355684" name="Picture 2094355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3F3E" w14:textId="5F8F690A" w:rsidR="3C663FA2" w:rsidRDefault="3C663FA2" w:rsidP="3C663FA2"/>
    <w:p w14:paraId="75DDD2C2" w14:textId="7CC6AC30" w:rsidR="7232B64E" w:rsidRDefault="7232B64E" w:rsidP="3C663FA2">
      <w:pPr>
        <w:pStyle w:val="ListParagraph"/>
        <w:numPr>
          <w:ilvl w:val="0"/>
          <w:numId w:val="2"/>
        </w:numPr>
      </w:pPr>
      <w:r>
        <w:t>Replace Icon Entirely OR Make PNG (background)</w:t>
      </w:r>
      <w:r>
        <w:br/>
      </w:r>
      <w:r w:rsidR="54B1578C">
        <w:rPr>
          <w:noProof/>
        </w:rPr>
        <w:drawing>
          <wp:inline distT="0" distB="0" distL="0" distR="0" wp14:anchorId="31493FC4" wp14:editId="1EE0D4E6">
            <wp:extent cx="4572000" cy="2914650"/>
            <wp:effectExtent l="0" t="0" r="0" b="0"/>
            <wp:docPr id="824858344" name="Picture 824858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E798" w14:textId="1F2173F9" w:rsidR="54B1578C" w:rsidRDefault="54B1578C" w:rsidP="3C663FA2">
      <w:pPr>
        <w:pStyle w:val="ListParagraph"/>
        <w:numPr>
          <w:ilvl w:val="0"/>
          <w:numId w:val="2"/>
        </w:numPr>
      </w:pPr>
      <w:commentRangeStart w:id="0"/>
      <w:r>
        <w:t>Stick With Bar Graph</w:t>
      </w:r>
      <w:r>
        <w:br/>
        <w:t>- no need to change color, no need for milestone</w:t>
      </w:r>
      <w:r>
        <w:br/>
      </w:r>
      <w:r w:rsidR="2830C887">
        <w:t xml:space="preserve">- use custom one, wag </w:t>
      </w:r>
      <w:proofErr w:type="spellStart"/>
      <w:r w:rsidR="2830C887">
        <w:t>na</w:t>
      </w:r>
      <w:proofErr w:type="spellEnd"/>
      <w:r w:rsidR="2830C887">
        <w:t xml:space="preserve"> </w:t>
      </w:r>
      <w:proofErr w:type="spellStart"/>
      <w:r w:rsidR="2830C887">
        <w:t>yung</w:t>
      </w:r>
      <w:proofErr w:type="spellEnd"/>
      <w:r w:rsidR="2830C887">
        <w:t xml:space="preserve"> weird workaround</w:t>
      </w:r>
      <w:commentRangeEnd w:id="0"/>
      <w:r>
        <w:commentReference w:id="0"/>
      </w:r>
      <w:r>
        <w:br/>
      </w:r>
      <w:r>
        <w:rPr>
          <w:noProof/>
        </w:rPr>
        <w:lastRenderedPageBreak/>
        <w:drawing>
          <wp:inline distT="0" distB="0" distL="0" distR="0" wp14:anchorId="16079DBF" wp14:editId="6C80FA7B">
            <wp:extent cx="4572000" cy="1685925"/>
            <wp:effectExtent l="0" t="0" r="0" b="0"/>
            <wp:docPr id="1037999015" name="Picture 1037999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5EE71CE" w14:textId="2E03A2D7" w:rsidR="13563CBE" w:rsidRDefault="13563CBE" w:rsidP="3C663FA2">
      <w:pPr>
        <w:pStyle w:val="ListParagraph"/>
        <w:numPr>
          <w:ilvl w:val="0"/>
          <w:numId w:val="2"/>
        </w:numPr>
      </w:pPr>
      <w:r>
        <w:t>Financials, Use Different Bar Graph</w:t>
      </w:r>
      <w:r>
        <w:br/>
      </w:r>
      <w:r w:rsidR="1039B48F">
        <w:t xml:space="preserve">- </w:t>
      </w:r>
      <w:proofErr w:type="spellStart"/>
      <w:r w:rsidR="1039B48F">
        <w:t>Lakihan</w:t>
      </w:r>
      <w:proofErr w:type="spellEnd"/>
      <w:r w:rsidR="1039B48F">
        <w:t xml:space="preserve"> </w:t>
      </w:r>
      <w:proofErr w:type="spellStart"/>
      <w:r w:rsidR="1039B48F">
        <w:t>yung</w:t>
      </w:r>
      <w:proofErr w:type="spellEnd"/>
      <w:r w:rsidR="1039B48F">
        <w:t xml:space="preserve"> space, </w:t>
      </w:r>
      <w:proofErr w:type="spellStart"/>
      <w:r w:rsidR="1039B48F">
        <w:t>ilagay</w:t>
      </w:r>
      <w:proofErr w:type="spellEnd"/>
      <w:r w:rsidR="1039B48F">
        <w:t xml:space="preserve"> </w:t>
      </w:r>
      <w:proofErr w:type="spellStart"/>
      <w:r w:rsidR="1039B48F">
        <w:t>sa</w:t>
      </w:r>
      <w:proofErr w:type="spellEnd"/>
      <w:r w:rsidR="1039B48F">
        <w:t xml:space="preserve"> </w:t>
      </w:r>
      <w:r w:rsidR="1039B48F" w:rsidRPr="338CA0FD">
        <w:rPr>
          <w:b/>
          <w:bCs/>
        </w:rPr>
        <w:t>highlights space</w:t>
      </w:r>
      <w:r w:rsidR="1039B48F">
        <w:t xml:space="preserve"> </w:t>
      </w:r>
      <w:r>
        <w:br/>
      </w:r>
      <w:r w:rsidR="1039B48F">
        <w:t xml:space="preserve">- Kahit </w:t>
      </w:r>
      <w:proofErr w:type="spellStart"/>
      <w:r w:rsidR="1039B48F">
        <w:t>yung</w:t>
      </w:r>
      <w:proofErr w:type="spellEnd"/>
      <w:r w:rsidR="1039B48F">
        <w:t xml:space="preserve"> mas detailed</w:t>
      </w:r>
      <w:r>
        <w:br/>
      </w:r>
      <w:r w:rsidR="63A97F13">
        <w:t xml:space="preserve">- </w:t>
      </w:r>
      <w:proofErr w:type="spellStart"/>
      <w:r w:rsidR="63A97F13">
        <w:t>Pakita</w:t>
      </w:r>
      <w:proofErr w:type="spellEnd"/>
      <w:r w:rsidR="63A97F13">
        <w:t xml:space="preserve"> </w:t>
      </w:r>
      <w:proofErr w:type="spellStart"/>
      <w:r w:rsidR="63A97F13">
        <w:t>yung</w:t>
      </w:r>
      <w:proofErr w:type="spellEnd"/>
      <w:r w:rsidR="63A97F13">
        <w:t xml:space="preserve"> line </w:t>
      </w:r>
      <w:proofErr w:type="spellStart"/>
      <w:r w:rsidR="63A97F13">
        <w:t>sa</w:t>
      </w:r>
      <w:proofErr w:type="spellEnd"/>
      <w:r w:rsidR="63A97F13">
        <w:t xml:space="preserve"> </w:t>
      </w:r>
      <w:proofErr w:type="spellStart"/>
      <w:r w:rsidR="63A97F13">
        <w:t>likod</w:t>
      </w:r>
      <w:proofErr w:type="spellEnd"/>
      <w:r w:rsidR="63A97F13">
        <w:t xml:space="preserve"> </w:t>
      </w:r>
      <w:r>
        <w:br/>
      </w:r>
      <w:r w:rsidR="2E9EDF11">
        <w:rPr>
          <w:noProof/>
        </w:rPr>
        <w:drawing>
          <wp:inline distT="0" distB="0" distL="0" distR="0" wp14:anchorId="718AA33A" wp14:editId="162CF418">
            <wp:extent cx="4572000" cy="4295775"/>
            <wp:effectExtent l="0" t="0" r="0" b="0"/>
            <wp:docPr id="659571780" name="Picture 659571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DE24B3B" w14:textId="2EA4E9E3" w:rsidR="314D9488" w:rsidRDefault="314D9488" w:rsidP="3C663FA2">
      <w:pPr>
        <w:pStyle w:val="ListParagraph"/>
        <w:numPr>
          <w:ilvl w:val="0"/>
          <w:numId w:val="2"/>
        </w:numPr>
      </w:pPr>
      <w:r>
        <w:t xml:space="preserve">REWORK, </w:t>
      </w:r>
      <w:proofErr w:type="spellStart"/>
      <w:r>
        <w:t>gawing</w:t>
      </w:r>
      <w:proofErr w:type="spellEnd"/>
      <w:r>
        <w:t xml:space="preserve"> mas </w:t>
      </w:r>
      <w:proofErr w:type="spellStart"/>
      <w:r>
        <w:t>maayos</w:t>
      </w:r>
      <w:proofErr w:type="spellEnd"/>
      <w:r>
        <w:t xml:space="preserve">? </w:t>
      </w:r>
      <w:r>
        <w:br/>
      </w:r>
      <w:r w:rsidR="57C25775">
        <w:t xml:space="preserve">- </w:t>
      </w:r>
      <w:proofErr w:type="spellStart"/>
      <w:r w:rsidR="57C25775">
        <w:t>ano</w:t>
      </w:r>
      <w:proofErr w:type="spellEnd"/>
      <w:r w:rsidR="57C25775">
        <w:t xml:space="preserve"> </w:t>
      </w:r>
      <w:proofErr w:type="spellStart"/>
      <w:r w:rsidR="57C25775">
        <w:t>ba</w:t>
      </w:r>
      <w:proofErr w:type="spellEnd"/>
      <w:r w:rsidR="57C25775">
        <w:t xml:space="preserve"> gusto </w:t>
      </w:r>
      <w:proofErr w:type="spellStart"/>
      <w:r w:rsidR="57C25775">
        <w:t>nila</w:t>
      </w:r>
      <w:proofErr w:type="spellEnd"/>
      <w:r w:rsidR="57C25775">
        <w:t xml:space="preserve"> </w:t>
      </w:r>
      <w:proofErr w:type="spellStart"/>
      <w:r w:rsidR="57C25775">
        <w:t>makita</w:t>
      </w:r>
      <w:proofErr w:type="spellEnd"/>
      <w:r w:rsidR="57C25775">
        <w:t xml:space="preserve"> (nice to have)</w:t>
      </w:r>
      <w:r>
        <w:br/>
      </w:r>
      <w:commentRangeStart w:id="1"/>
      <w:r w:rsidR="1CE901C7">
        <w:t xml:space="preserve">- atm, </w:t>
      </w:r>
      <w:proofErr w:type="spellStart"/>
      <w:r w:rsidR="1CE901C7">
        <w:t>gawin</w:t>
      </w:r>
      <w:proofErr w:type="spellEnd"/>
      <w:r w:rsidR="1CE901C7">
        <w:t xml:space="preserve"> </w:t>
      </w:r>
      <w:proofErr w:type="spellStart"/>
      <w:r w:rsidR="1CE901C7">
        <w:t>munang</w:t>
      </w:r>
      <w:proofErr w:type="spellEnd"/>
      <w:r w:rsidR="1CE901C7">
        <w:t xml:space="preserve"> consistent </w:t>
      </w:r>
      <w:proofErr w:type="spellStart"/>
      <w:r w:rsidR="1CE901C7">
        <w:t>yung</w:t>
      </w:r>
      <w:proofErr w:type="spellEnd"/>
      <w:r w:rsidR="1CE901C7">
        <w:t xml:space="preserve"> sizing</w:t>
      </w:r>
      <w:commentRangeEnd w:id="1"/>
      <w:r>
        <w:commentReference w:id="1"/>
      </w:r>
      <w:r>
        <w:br/>
      </w:r>
      <w:r>
        <w:br/>
      </w:r>
      <w:r w:rsidR="45B22749">
        <w:rPr>
          <w:noProof/>
        </w:rPr>
        <w:lastRenderedPageBreak/>
        <w:drawing>
          <wp:inline distT="0" distB="0" distL="0" distR="0" wp14:anchorId="00693127" wp14:editId="2F026DCB">
            <wp:extent cx="4572000" cy="3181350"/>
            <wp:effectExtent l="0" t="0" r="0" b="0"/>
            <wp:docPr id="1831544811" name="Picture 1831544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AD61D05" w14:textId="74C0F023" w:rsidR="6FDAD023" w:rsidRDefault="6FDAD023" w:rsidP="3C663FA2">
      <w:pPr>
        <w:pStyle w:val="ListParagraph"/>
        <w:numPr>
          <w:ilvl w:val="0"/>
          <w:numId w:val="2"/>
        </w:numPr>
      </w:pPr>
      <w:r>
        <w:t xml:space="preserve"> </w:t>
      </w:r>
      <w:r w:rsidR="58537F39" w:rsidRPr="3C663FA2">
        <w:rPr>
          <w:b/>
          <w:bCs/>
        </w:rPr>
        <w:t xml:space="preserve">NOTE: </w:t>
      </w:r>
      <w:r w:rsidR="58537F39">
        <w:t xml:space="preserve">Modular, one page for Gantt Chart </w:t>
      </w:r>
      <w:r>
        <w:br/>
      </w:r>
      <w:r w:rsidR="60F34976">
        <w:rPr>
          <w:noProof/>
        </w:rPr>
        <w:drawing>
          <wp:inline distT="0" distB="0" distL="0" distR="0" wp14:anchorId="40BEEA5B" wp14:editId="34984276">
            <wp:extent cx="3514725" cy="1781175"/>
            <wp:effectExtent l="0" t="0" r="0" b="0"/>
            <wp:docPr id="611951074" name="Picture 61195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73A7F61" w14:textId="130AD6C2" w:rsidR="113E058C" w:rsidRDefault="113E058C" w:rsidP="3C663FA2">
      <w:pPr>
        <w:pStyle w:val="ListParagraph"/>
        <w:numPr>
          <w:ilvl w:val="0"/>
          <w:numId w:val="2"/>
        </w:numPr>
        <w:rPr>
          <w:b/>
          <w:bCs/>
        </w:rPr>
      </w:pPr>
      <w:commentRangeStart w:id="2"/>
      <w:r w:rsidRPr="338CA0FD">
        <w:rPr>
          <w:b/>
          <w:bCs/>
        </w:rPr>
        <w:t xml:space="preserve">NOTE: </w:t>
      </w:r>
      <w:proofErr w:type="spellStart"/>
      <w:r w:rsidRPr="338CA0FD">
        <w:rPr>
          <w:b/>
          <w:bCs/>
          <w:color w:val="FF0000"/>
        </w:rPr>
        <w:t>Nakukuha</w:t>
      </w:r>
      <w:proofErr w:type="spellEnd"/>
      <w:r w:rsidRPr="338CA0FD">
        <w:rPr>
          <w:b/>
          <w:bCs/>
          <w:color w:val="FF0000"/>
        </w:rPr>
        <w:t xml:space="preserve"> naman </w:t>
      </w:r>
      <w:proofErr w:type="spellStart"/>
      <w:r w:rsidRPr="338CA0FD">
        <w:rPr>
          <w:b/>
          <w:bCs/>
          <w:color w:val="FF0000"/>
        </w:rPr>
        <w:t>yung</w:t>
      </w:r>
      <w:proofErr w:type="spellEnd"/>
      <w:r w:rsidRPr="338CA0FD">
        <w:rPr>
          <w:b/>
          <w:bCs/>
          <w:color w:val="FF0000"/>
        </w:rPr>
        <w:t xml:space="preserve"> rich text </w:t>
      </w:r>
      <w:proofErr w:type="spellStart"/>
      <w:r w:rsidRPr="338CA0FD">
        <w:rPr>
          <w:b/>
          <w:bCs/>
          <w:color w:val="FF0000"/>
        </w:rPr>
        <w:t>sa</w:t>
      </w:r>
      <w:proofErr w:type="spellEnd"/>
      <w:r w:rsidR="0AF1DF81" w:rsidRPr="338CA0FD">
        <w:rPr>
          <w:b/>
          <w:bCs/>
          <w:color w:val="FF0000"/>
        </w:rPr>
        <w:t xml:space="preserve"> Excel?</w:t>
      </w:r>
      <w:commentRangeEnd w:id="2"/>
      <w:r>
        <w:commentReference w:id="2"/>
      </w:r>
      <w:r>
        <w:br/>
      </w:r>
    </w:p>
    <w:p w14:paraId="478A51D3" w14:textId="73EEF463" w:rsidR="4F7928F4" w:rsidRDefault="4F7928F4" w:rsidP="3C663FA2">
      <w:pPr>
        <w:pStyle w:val="ListParagraph"/>
        <w:numPr>
          <w:ilvl w:val="0"/>
          <w:numId w:val="2"/>
        </w:numPr>
      </w:pPr>
      <w:r>
        <w:t xml:space="preserve">Isang Color lang </w:t>
      </w:r>
      <w:ins w:id="3" w:author="Central Analytics Intern" w:date="2023-04-19T06:40:00Z">
        <w:r>
          <w:br/>
        </w:r>
        <w:r w:rsidR="25FC5A9B">
          <w:t xml:space="preserve">+ use color ng </w:t>
        </w:r>
        <w:proofErr w:type="spellStart"/>
        <w:r w:rsidR="25FC5A9B">
          <w:t>sa</w:t>
        </w:r>
        <w:proofErr w:type="spellEnd"/>
        <w:r w:rsidR="25FC5A9B">
          <w:t xml:space="preserve"> </w:t>
        </w:r>
        <w:proofErr w:type="spellStart"/>
        <w:r w:rsidR="25FC5A9B">
          <w:t>gamit</w:t>
        </w:r>
        <w:proofErr w:type="spellEnd"/>
        <w:r w:rsidR="25FC5A9B">
          <w:t xml:space="preserve"> ng PMO</w:t>
        </w:r>
      </w:ins>
      <w:r>
        <w:br/>
      </w:r>
      <w:r w:rsidR="58886A11">
        <w:rPr>
          <w:noProof/>
        </w:rPr>
        <w:drawing>
          <wp:inline distT="0" distB="0" distL="0" distR="0" wp14:anchorId="1CACD956" wp14:editId="37569152">
            <wp:extent cx="2076450" cy="2362200"/>
            <wp:effectExtent l="0" t="0" r="0" b="0"/>
            <wp:docPr id="621588296" name="Picture 621588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08F7" w14:textId="7F51707A" w:rsidR="58886A11" w:rsidRDefault="58886A11" w:rsidP="3C663FA2">
      <w:pPr>
        <w:pStyle w:val="ListParagraph"/>
        <w:numPr>
          <w:ilvl w:val="0"/>
          <w:numId w:val="2"/>
        </w:numPr>
      </w:pPr>
      <w:r>
        <w:t xml:space="preserve">Dito Galing </w:t>
      </w:r>
      <w:proofErr w:type="spellStart"/>
      <w:r>
        <w:t>yung</w:t>
      </w:r>
      <w:proofErr w:type="spellEnd"/>
      <w:r>
        <w:t xml:space="preserve"> GANTT Chart Color</w:t>
      </w:r>
      <w:r>
        <w:br/>
      </w:r>
      <w:r w:rsidR="3D4DCA0C">
        <w:rPr>
          <w:noProof/>
        </w:rPr>
        <w:drawing>
          <wp:inline distT="0" distB="0" distL="0" distR="0" wp14:anchorId="2DCBE6BB" wp14:editId="77BEC783">
            <wp:extent cx="2247900" cy="2209800"/>
            <wp:effectExtent l="0" t="0" r="0" b="0"/>
            <wp:docPr id="1380858113" name="Picture 1380858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4DCA0C">
        <w:rPr>
          <w:noProof/>
        </w:rPr>
        <w:drawing>
          <wp:inline distT="0" distB="0" distL="0" distR="0" wp14:anchorId="68CFE2BA" wp14:editId="0BA80A0F">
            <wp:extent cx="4572000" cy="2019300"/>
            <wp:effectExtent l="0" t="0" r="0" b="0"/>
            <wp:docPr id="307438454" name="Picture 307438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4244" w14:textId="72914922" w:rsidR="3D4DCA0C" w:rsidRDefault="3D4DCA0C" w:rsidP="3C663FA2">
      <w:pPr>
        <w:pStyle w:val="ListParagraph"/>
        <w:numPr>
          <w:ilvl w:val="0"/>
          <w:numId w:val="2"/>
        </w:numPr>
      </w:pPr>
      <w:r>
        <w:t xml:space="preserve">Nag re-react </w:t>
      </w:r>
      <w:proofErr w:type="spellStart"/>
      <w:r>
        <w:t>kapag</w:t>
      </w:r>
      <w:proofErr w:type="spellEnd"/>
      <w:r>
        <w:t xml:space="preserve"> nag select ka ng Project manager</w:t>
      </w:r>
      <w:r>
        <w:br/>
      </w:r>
      <w:r w:rsidR="63F72744">
        <w:rPr>
          <w:noProof/>
        </w:rPr>
        <w:drawing>
          <wp:inline distT="0" distB="0" distL="0" distR="0" wp14:anchorId="0E629763" wp14:editId="45AA4CE2">
            <wp:extent cx="2828925" cy="4572000"/>
            <wp:effectExtent l="0" t="0" r="0" b="0"/>
            <wp:docPr id="1733735748" name="Picture 1733735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7C08508" w14:textId="58AD02E5" w:rsidR="015BC65C" w:rsidRDefault="00C56B5D" w:rsidP="015BC65C">
      <w:pPr>
        <w:pStyle w:val="ListParagraph"/>
        <w:numPr>
          <w:ilvl w:val="0"/>
          <w:numId w:val="2"/>
        </w:numPr>
      </w:pPr>
      <w:hyperlink r:id="rId22">
        <w:r w:rsidR="2E282242" w:rsidRPr="6830CB32">
          <w:rPr>
            <w:rStyle w:val="Hyperlink"/>
          </w:rPr>
          <w:t>https://www.youtube.com/watch?v=9rBU7Xp1xYA</w:t>
        </w:r>
        <w:r w:rsidR="015BC65C">
          <w:br/>
        </w:r>
      </w:hyperlink>
      <w:proofErr w:type="spellStart"/>
      <w:r w:rsidR="2324AF59">
        <w:t>yung</w:t>
      </w:r>
      <w:proofErr w:type="spellEnd"/>
      <w:r w:rsidR="2324AF59">
        <w:t xml:space="preserve"> </w:t>
      </w:r>
      <w:proofErr w:type="spellStart"/>
      <w:r w:rsidR="2324AF59">
        <w:t>pwedeng</w:t>
      </w:r>
      <w:proofErr w:type="spellEnd"/>
      <w:r w:rsidR="2324AF59">
        <w:t xml:space="preserve"> </w:t>
      </w:r>
      <w:proofErr w:type="spellStart"/>
      <w:r w:rsidR="2324AF59">
        <w:t>i</w:t>
      </w:r>
      <w:proofErr w:type="spellEnd"/>
      <w:r w:rsidR="2324AF59">
        <w:t xml:space="preserve">-scrub </w:t>
      </w:r>
      <w:r w:rsidR="015BC65C">
        <w:br/>
      </w:r>
      <w:r w:rsidR="1266B51E">
        <w:rPr>
          <w:noProof/>
        </w:rPr>
        <w:drawing>
          <wp:inline distT="0" distB="0" distL="0" distR="0" wp14:anchorId="6B70C144" wp14:editId="6830CB32">
            <wp:extent cx="4572000" cy="2524125"/>
            <wp:effectExtent l="0" t="0" r="0" b="0"/>
            <wp:docPr id="245662679" name="Picture 245662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5BC65C">
        <w:br/>
      </w:r>
    </w:p>
    <w:p w14:paraId="0BE791E1" w14:textId="54EAE01C" w:rsidR="3215A682" w:rsidRDefault="3215A682" w:rsidP="6830CB32">
      <w:pPr>
        <w:pStyle w:val="ListParagraph"/>
        <w:numPr>
          <w:ilvl w:val="0"/>
          <w:numId w:val="2"/>
        </w:numPr>
      </w:pPr>
      <w:r w:rsidRPr="6830CB32">
        <w:rPr>
          <w:b/>
          <w:bCs/>
        </w:rPr>
        <w:t xml:space="preserve">SLICER </w:t>
      </w:r>
      <w:r>
        <w:t>for Gantt and Table will be a button (Robinsons Logo(</w:t>
      </w:r>
      <w:r w:rsidR="051F1E75">
        <w:t>?))</w:t>
      </w:r>
      <w:r>
        <w:br/>
      </w:r>
    </w:p>
    <w:p w14:paraId="0BEEFE92" w14:textId="60B33104" w:rsidR="6AD82771" w:rsidRDefault="6AD82771" w:rsidP="6830CB32">
      <w:pPr>
        <w:pStyle w:val="ListParagraph"/>
        <w:numPr>
          <w:ilvl w:val="0"/>
          <w:numId w:val="2"/>
        </w:numPr>
        <w:rPr>
          <w:b/>
          <w:bCs/>
          <w:color w:val="000000" w:themeColor="text1"/>
        </w:rPr>
      </w:pPr>
      <w:r>
        <w:t xml:space="preserve">For </w:t>
      </w:r>
      <w:r w:rsidRPr="6830CB32">
        <w:rPr>
          <w:i/>
          <w:iCs/>
        </w:rPr>
        <w:t xml:space="preserve">Project Name Slicer </w:t>
      </w:r>
      <w:proofErr w:type="spellStart"/>
      <w:r w:rsidRPr="6830CB32">
        <w:t>gawing</w:t>
      </w:r>
      <w:proofErr w:type="spellEnd"/>
      <w:r w:rsidRPr="6830CB32">
        <w:t xml:space="preserve"> dropdown</w:t>
      </w:r>
      <w:r>
        <w:br/>
      </w:r>
      <w:r w:rsidR="76AB705F" w:rsidRPr="6830CB32">
        <w:rPr>
          <w:color w:val="FF0000"/>
        </w:rPr>
        <w:t xml:space="preserve">The rest is chiclet slicer, </w:t>
      </w:r>
      <w:proofErr w:type="spellStart"/>
      <w:r w:rsidR="76AB705F" w:rsidRPr="6830CB32">
        <w:rPr>
          <w:color w:val="000000" w:themeColor="text1"/>
        </w:rPr>
        <w:t>kagaya</w:t>
      </w:r>
      <w:proofErr w:type="spellEnd"/>
      <w:r w:rsidR="76AB705F" w:rsidRPr="6830CB32">
        <w:rPr>
          <w:color w:val="000000" w:themeColor="text1"/>
        </w:rPr>
        <w:t xml:space="preserve"> </w:t>
      </w:r>
      <w:proofErr w:type="spellStart"/>
      <w:r w:rsidR="76AB705F" w:rsidRPr="6830CB32">
        <w:rPr>
          <w:color w:val="000000" w:themeColor="text1"/>
        </w:rPr>
        <w:t>nung</w:t>
      </w:r>
      <w:proofErr w:type="spellEnd"/>
      <w:r w:rsidR="76AB705F" w:rsidRPr="6830CB32">
        <w:rPr>
          <w:color w:val="000000" w:themeColor="text1"/>
        </w:rPr>
        <w:t xml:space="preserve"> </w:t>
      </w:r>
      <w:proofErr w:type="spellStart"/>
      <w:r w:rsidR="76AB705F" w:rsidRPr="6830CB32">
        <w:rPr>
          <w:color w:val="000000" w:themeColor="text1"/>
        </w:rPr>
        <w:t>sa</w:t>
      </w:r>
      <w:proofErr w:type="spellEnd"/>
      <w:r w:rsidR="76AB705F" w:rsidRPr="6830CB32">
        <w:rPr>
          <w:color w:val="000000" w:themeColor="text1"/>
        </w:rPr>
        <w:t xml:space="preserve"> PMO Excel</w:t>
      </w:r>
      <w:r>
        <w:br/>
      </w:r>
    </w:p>
    <w:p w14:paraId="1C0D5EB4" w14:textId="405D3E17" w:rsidR="39DC9AD8" w:rsidRDefault="39DC9AD8">
      <w:pPr>
        <w:pPrChange w:id="4" w:author="Central Analytics Intern" w:date="2023-04-19T06:41:00Z">
          <w:pPr>
            <w:pStyle w:val="ListParagraph"/>
            <w:numPr>
              <w:numId w:val="2"/>
            </w:numPr>
            <w:ind w:hanging="360"/>
          </w:pPr>
        </w:pPrChange>
      </w:pPr>
      <w:del w:id="5" w:author="Central Analytics Intern" w:date="2023-04-19T06:41:00Z">
        <w:r w:rsidRPr="338CA0FD" w:rsidDel="39DC9AD8">
          <w:delText xml:space="preserve">Diamond </w:delText>
        </w:r>
        <w:r w:rsidRPr="338CA0FD" w:rsidDel="39DC9AD8">
          <w:rPr>
            <w:b/>
            <w:bCs/>
          </w:rPr>
          <w:delText>go-live date</w:delText>
        </w:r>
        <w:r>
          <w:fldChar w:fldCharType="begin"/>
        </w:r>
        <w:r>
          <w:delInstrText xml:space="preserve">HYPERLINK "https://emojipedia.org/gem-stone/" </w:delInstrText>
        </w:r>
        <w:r>
          <w:fldChar w:fldCharType="separate"/>
        </w:r>
        <w:r w:rsidRPr="338CA0FD" w:rsidDel="39DC9AD8">
          <w:rPr>
            <w:rFonts w:ascii="Arial" w:eastAsia="Arial" w:hAnsi="Arial" w:cs="Arial"/>
            <w:sz w:val="30"/>
            <w:szCs w:val="30"/>
          </w:rPr>
          <w:delText>💎</w:delText>
        </w:r>
        <w:r>
          <w:fldChar w:fldCharType="end"/>
        </w:r>
        <w:r w:rsidRPr="338CA0FD" w:rsidDel="39DC9AD8">
          <w:rPr>
            <w:rFonts w:ascii="Arial" w:eastAsia="Arial" w:hAnsi="Arial" w:cs="Arial"/>
            <w:sz w:val="30"/>
            <w:szCs w:val="30"/>
          </w:rPr>
          <w:delText xml:space="preserve"> </w:delText>
        </w:r>
      </w:del>
      <w:r>
        <w:br/>
      </w:r>
    </w:p>
    <w:p w14:paraId="055A20F1" w14:textId="4C1E4A70" w:rsidR="7E63E44B" w:rsidRDefault="7E63E44B" w:rsidP="6830CB32">
      <w:pPr>
        <w:pStyle w:val="ListParagraph"/>
        <w:numPr>
          <w:ilvl w:val="0"/>
          <w:numId w:val="2"/>
        </w:numPr>
      </w:pPr>
      <w:r w:rsidRPr="338CA0FD">
        <w:rPr>
          <w:b/>
          <w:bCs/>
        </w:rPr>
        <w:t xml:space="preserve">POP-UP </w:t>
      </w:r>
      <w:r w:rsidRPr="338CA0FD">
        <w:t xml:space="preserve">/ </w:t>
      </w:r>
      <w:r w:rsidRPr="338CA0FD">
        <w:rPr>
          <w:b/>
          <w:bCs/>
        </w:rPr>
        <w:t xml:space="preserve">Bookmark </w:t>
      </w:r>
      <w:proofErr w:type="spellStart"/>
      <w:r w:rsidRPr="338CA0FD">
        <w:t>yung</w:t>
      </w:r>
      <w:proofErr w:type="spellEnd"/>
      <w:r w:rsidRPr="338CA0FD">
        <w:t xml:space="preserve"> </w:t>
      </w:r>
      <w:proofErr w:type="spellStart"/>
      <w:r w:rsidR="70BE37B3" w:rsidRPr="338CA0FD">
        <w:t>mga</w:t>
      </w:r>
      <w:proofErr w:type="spellEnd"/>
      <w:r w:rsidR="70BE37B3" w:rsidRPr="338CA0FD">
        <w:t xml:space="preserve"> slicers, whole page </w:t>
      </w:r>
      <w:proofErr w:type="spellStart"/>
      <w:r w:rsidR="70BE37B3" w:rsidRPr="338CA0FD">
        <w:t>na</w:t>
      </w:r>
      <w:proofErr w:type="spellEnd"/>
      <w:r w:rsidR="70BE37B3" w:rsidRPr="338CA0FD">
        <w:t xml:space="preserve"> </w:t>
      </w:r>
      <w:proofErr w:type="spellStart"/>
      <w:r w:rsidR="70BE37B3" w:rsidRPr="338CA0FD">
        <w:t>yung</w:t>
      </w:r>
      <w:proofErr w:type="spellEnd"/>
      <w:r w:rsidR="70BE37B3" w:rsidRPr="338CA0FD">
        <w:t xml:space="preserve"> Table &amp; Gannt Chart</w:t>
      </w:r>
      <w:r>
        <w:br/>
      </w:r>
    </w:p>
    <w:p w14:paraId="5DBDE280" w14:textId="483E1F4D" w:rsidR="6830CB32" w:rsidRDefault="5693F18A" w:rsidP="4EC9D0F1">
      <w:pPr>
        <w:pStyle w:val="ListParagraph"/>
        <w:numPr>
          <w:ilvl w:val="0"/>
          <w:numId w:val="2"/>
        </w:numPr>
      </w:pPr>
      <w:r w:rsidRPr="4EC9D0F1">
        <w:t>Make this non editable</w:t>
      </w:r>
    </w:p>
    <w:p w14:paraId="106D0A13" w14:textId="5DB9DCC5" w:rsidR="5693F18A" w:rsidRDefault="5693F18A" w:rsidP="4EC9D0F1">
      <w:r>
        <w:rPr>
          <w:noProof/>
        </w:rPr>
        <w:drawing>
          <wp:inline distT="0" distB="0" distL="0" distR="0" wp14:anchorId="1F1F2C26" wp14:editId="37734BB2">
            <wp:extent cx="4572000" cy="523875"/>
            <wp:effectExtent l="0" t="0" r="0" b="0"/>
            <wp:docPr id="421231539" name="Picture 42123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AFC0" w14:textId="24ECA9DA" w:rsidR="2281C93F" w:rsidRDefault="2281C93F" w:rsidP="2281C93F"/>
    <w:p w14:paraId="6B9D9304" w14:textId="5AC7DB82" w:rsidR="3F037E3D" w:rsidRDefault="3F037E3D" w:rsidP="2281C93F">
      <w:r>
        <w:t xml:space="preserve">TXT: </w:t>
      </w:r>
      <w:r>
        <w:br/>
      </w:r>
      <w:r>
        <w:br/>
      </w:r>
    </w:p>
    <w:p w14:paraId="2F1299D2" w14:textId="441083E2" w:rsidR="3F037E3D" w:rsidRDefault="3F037E3D" w:rsidP="2281C93F">
      <w:pPr>
        <w:rPr>
          <w:b/>
          <w:bCs/>
        </w:rPr>
      </w:pPr>
      <w:r w:rsidRPr="2281C93F">
        <w:rPr>
          <w:b/>
          <w:bCs/>
        </w:rPr>
        <w:t>1. use measures. (</w:t>
      </w:r>
      <w:proofErr w:type="gramStart"/>
      <w:r w:rsidRPr="2281C93F">
        <w:rPr>
          <w:b/>
          <w:bCs/>
        </w:rPr>
        <w:t>with</w:t>
      </w:r>
      <w:proofErr w:type="gramEnd"/>
      <w:r w:rsidRPr="2281C93F">
        <w:rPr>
          <w:b/>
          <w:bCs/>
        </w:rPr>
        <w:t xml:space="preserve"> sorting Home Table)</w:t>
      </w:r>
    </w:p>
    <w:p w14:paraId="065CBA71" w14:textId="38DC2BC3" w:rsidR="3F037E3D" w:rsidRDefault="3F037E3D" w:rsidP="2281C93F">
      <w:r>
        <w:t xml:space="preserve"> </w:t>
      </w:r>
    </w:p>
    <w:p w14:paraId="2DED4D8C" w14:textId="6DC67238" w:rsidR="3F037E3D" w:rsidRDefault="3F037E3D" w:rsidP="2281C93F">
      <w:r>
        <w:t>2. Performance</w:t>
      </w:r>
    </w:p>
    <w:p w14:paraId="70F49651" w14:textId="4F021C34" w:rsidR="3F037E3D" w:rsidRDefault="3F037E3D" w:rsidP="2281C93F">
      <w:r>
        <w:t>Raw Data &gt; Measure &gt; New Column</w:t>
      </w:r>
    </w:p>
    <w:p w14:paraId="78BA60F4" w14:textId="328C484F" w:rsidR="3F037E3D" w:rsidRDefault="3F037E3D" w:rsidP="2281C93F">
      <w:r>
        <w:t xml:space="preserve"> </w:t>
      </w:r>
    </w:p>
    <w:p w14:paraId="4246011D" w14:textId="3A85E08B" w:rsidR="3F037E3D" w:rsidRDefault="3F037E3D" w:rsidP="2281C93F">
      <w:r>
        <w:t xml:space="preserve">3. </w:t>
      </w:r>
    </w:p>
    <w:p w14:paraId="2C08BE90" w14:textId="6286F7E1" w:rsidR="3F037E3D" w:rsidRDefault="3F037E3D" w:rsidP="2281C93F">
      <w:r>
        <w:t xml:space="preserve"> </w:t>
      </w:r>
    </w:p>
    <w:p w14:paraId="0BCFFA47" w14:textId="4DC5CAAB" w:rsidR="3F037E3D" w:rsidRDefault="3F037E3D" w:rsidP="2281C93F">
      <w:r>
        <w:t>---------------------</w:t>
      </w:r>
    </w:p>
    <w:p w14:paraId="2D44E586" w14:textId="3896C87E" w:rsidR="3F037E3D" w:rsidRDefault="3F037E3D" w:rsidP="2281C93F">
      <w:r>
        <w:t xml:space="preserve"> </w:t>
      </w:r>
    </w:p>
    <w:p w14:paraId="02E2AEE4" w14:textId="6B6E15BE" w:rsidR="3F037E3D" w:rsidRDefault="3F037E3D" w:rsidP="2281C93F">
      <w:r>
        <w:t xml:space="preserve">*** </w:t>
      </w:r>
    </w:p>
    <w:p w14:paraId="2E477ED1" w14:textId="69C81EE2" w:rsidR="3F037E3D" w:rsidRDefault="3F037E3D" w:rsidP="2281C93F">
      <w:r>
        <w:t xml:space="preserve"> </w:t>
      </w:r>
    </w:p>
    <w:p w14:paraId="121C92BA" w14:textId="0529B965" w:rsidR="3F037E3D" w:rsidRDefault="3F037E3D" w:rsidP="2281C93F">
      <w:r>
        <w:t xml:space="preserve">1. </w:t>
      </w:r>
      <w:proofErr w:type="spellStart"/>
      <w:r>
        <w:t>Sharepoint</w:t>
      </w:r>
      <w:proofErr w:type="spellEnd"/>
      <w:r>
        <w:t xml:space="preserve"> Image to Chiclet Slicer</w:t>
      </w:r>
    </w:p>
    <w:p w14:paraId="3DC2B308" w14:textId="11A31E77" w:rsidR="3F037E3D" w:rsidRDefault="3F037E3D" w:rsidP="2281C93F">
      <w:r>
        <w:t>2. Yung may scrub</w:t>
      </w:r>
    </w:p>
    <w:p w14:paraId="6F30F983" w14:textId="4DD49AD2" w:rsidR="3F037E3D" w:rsidRDefault="3F037E3D" w:rsidP="2281C93F">
      <w:r>
        <w:t xml:space="preserve"> </w:t>
      </w:r>
    </w:p>
    <w:p w14:paraId="031756AF" w14:textId="3B311A34" w:rsidR="3F037E3D" w:rsidRDefault="3F037E3D" w:rsidP="2281C93F">
      <w:r>
        <w:t xml:space="preserve">3. </w:t>
      </w:r>
      <w:proofErr w:type="spellStart"/>
      <w:r>
        <w:t>alisin</w:t>
      </w:r>
      <w:proofErr w:type="spellEnd"/>
      <w:r>
        <w:t xml:space="preserve"> </w:t>
      </w:r>
      <w:proofErr w:type="spellStart"/>
      <w:r>
        <w:t>unecessary</w:t>
      </w:r>
      <w:proofErr w:type="spellEnd"/>
      <w:r>
        <w:t xml:space="preserve"> columns</w:t>
      </w:r>
    </w:p>
    <w:p w14:paraId="29BBE424" w14:textId="2838A616" w:rsidR="3F037E3D" w:rsidRDefault="3F037E3D" w:rsidP="2281C93F">
      <w:r>
        <w:t xml:space="preserve"> </w:t>
      </w:r>
    </w:p>
    <w:p w14:paraId="58D46A2A" w14:textId="1AE991C3" w:rsidR="3F037E3D" w:rsidRDefault="3F037E3D" w:rsidP="2281C93F">
      <w:r>
        <w:t xml:space="preserve"> </w:t>
      </w:r>
    </w:p>
    <w:p w14:paraId="152BD9E8" w14:textId="68B0F9B4" w:rsidR="3F037E3D" w:rsidRDefault="3F037E3D" w:rsidP="2281C93F">
      <w:r>
        <w:t>ask:</w:t>
      </w:r>
    </w:p>
    <w:p w14:paraId="0F5CF6A3" w14:textId="3FFA3EB9" w:rsidR="3F037E3D" w:rsidRDefault="3F037E3D" w:rsidP="2281C93F">
      <w:r>
        <w:t xml:space="preserve"> </w:t>
      </w:r>
    </w:p>
    <w:p w14:paraId="069248D7" w14:textId="44FF93F5" w:rsidR="3F037E3D" w:rsidRDefault="3F037E3D" w:rsidP="2281C93F">
      <w:r>
        <w:t xml:space="preserve">4. </w:t>
      </w:r>
      <w:proofErr w:type="spellStart"/>
      <w:r>
        <w:t>yung</w:t>
      </w:r>
      <w:proofErr w:type="spellEnd"/>
      <w:r>
        <w:t xml:space="preserve"> date, </w:t>
      </w:r>
      <w:proofErr w:type="spellStart"/>
      <w:r>
        <w:t>kailangan</w:t>
      </w:r>
      <w:proofErr w:type="spellEnd"/>
      <w:r>
        <w:t xml:space="preserve"> ng m/d/y,</w:t>
      </w:r>
    </w:p>
    <w:p w14:paraId="024B3341" w14:textId="4CB21BC1" w:rsidR="3F037E3D" w:rsidRDefault="3F037E3D" w:rsidP="2281C93F">
      <w:r>
        <w:t xml:space="preserve">- </w:t>
      </w:r>
      <w:proofErr w:type="spellStart"/>
      <w:r>
        <w:t>pero</w:t>
      </w:r>
      <w:proofErr w:type="spellEnd"/>
      <w:r>
        <w:t xml:space="preserve"> </w:t>
      </w:r>
      <w:proofErr w:type="spellStart"/>
      <w:r>
        <w:t>kailangan</w:t>
      </w:r>
      <w:proofErr w:type="spellEnd"/>
      <w:r>
        <w:t xml:space="preserve"> din </w:t>
      </w:r>
      <w:proofErr w:type="spellStart"/>
      <w:r>
        <w:t>sa</w:t>
      </w:r>
      <w:proofErr w:type="spellEnd"/>
      <w:r>
        <w:t xml:space="preserve"> </w:t>
      </w:r>
      <w:proofErr w:type="spellStart"/>
      <w:r>
        <w:t>gantt</w:t>
      </w:r>
      <w:proofErr w:type="spellEnd"/>
      <w:r>
        <w:t xml:space="preserve"> chart</w:t>
      </w:r>
    </w:p>
    <w:p w14:paraId="67A2A6AF" w14:textId="5A4AFEDD" w:rsidR="3F037E3D" w:rsidRDefault="3F037E3D" w:rsidP="2281C93F">
      <w:r>
        <w:t xml:space="preserve">okay </w:t>
      </w:r>
      <w:proofErr w:type="spellStart"/>
      <w:r>
        <w:t>na</w:t>
      </w:r>
      <w:proofErr w:type="spellEnd"/>
      <w:r>
        <w:t xml:space="preserve">, ang </w:t>
      </w:r>
      <w:proofErr w:type="spellStart"/>
      <w:r>
        <w:t>ginawa</w:t>
      </w:r>
      <w:proofErr w:type="spellEnd"/>
      <w:r>
        <w:t xml:space="preserve"> is </w:t>
      </w:r>
      <w:proofErr w:type="spellStart"/>
      <w:r>
        <w:t>yung</w:t>
      </w:r>
      <w:proofErr w:type="spellEnd"/>
      <w:r>
        <w:t xml:space="preserve"> Field </w:t>
      </w:r>
      <w:proofErr w:type="spellStart"/>
      <w:r>
        <w:t>mismo</w:t>
      </w:r>
      <w:proofErr w:type="spellEnd"/>
      <w:r>
        <w:t>,</w:t>
      </w:r>
    </w:p>
    <w:p w14:paraId="4E2C7E18" w14:textId="7B784D06" w:rsidR="3F037E3D" w:rsidRDefault="3F037E3D" w:rsidP="2281C93F">
      <w:r>
        <w:t>-&gt; NOT the hierarchy</w:t>
      </w:r>
    </w:p>
    <w:p w14:paraId="17509D6D" w14:textId="1DE6F57A" w:rsidR="00E36AB6" w:rsidRDefault="3F037E3D" w:rsidP="61710134">
      <w:r>
        <w:t xml:space="preserve"> </w:t>
      </w:r>
      <w:r w:rsidR="18782127">
        <w:t>_____</w:t>
      </w:r>
    </w:p>
    <w:p w14:paraId="602C4885" w14:textId="5AD40284" w:rsidR="18782127" w:rsidRDefault="00E36AB6" w:rsidP="61710134">
      <w:r>
        <w:br w:type="page"/>
      </w:r>
    </w:p>
    <w:p w14:paraId="31627698" w14:textId="10DA4E12" w:rsidR="18782127" w:rsidRDefault="18782127" w:rsidP="557C151C">
      <w:pPr>
        <w:jc w:val="center"/>
        <w:rPr>
          <w:b/>
          <w:bCs/>
          <w:sz w:val="28"/>
          <w:szCs w:val="28"/>
        </w:rPr>
      </w:pPr>
      <w:r w:rsidRPr="557C151C">
        <w:rPr>
          <w:b/>
          <w:bCs/>
          <w:sz w:val="28"/>
          <w:szCs w:val="28"/>
        </w:rPr>
        <w:t>April 2</w:t>
      </w:r>
      <w:r w:rsidR="001E5366">
        <w:rPr>
          <w:b/>
          <w:bCs/>
          <w:sz w:val="28"/>
          <w:szCs w:val="28"/>
        </w:rPr>
        <w:t>8</w:t>
      </w:r>
      <w:r w:rsidRPr="557C151C">
        <w:rPr>
          <w:b/>
          <w:bCs/>
          <w:sz w:val="28"/>
          <w:szCs w:val="28"/>
        </w:rPr>
        <w:t>, 2023</w:t>
      </w:r>
    </w:p>
    <w:p w14:paraId="33FE67D3" w14:textId="77777777" w:rsidR="00EE61A8" w:rsidRDefault="00A1627B" w:rsidP="00EE61A8">
      <w:pPr>
        <w:rPr>
          <w:b/>
          <w:bCs/>
          <w:i/>
          <w:iCs/>
        </w:rPr>
      </w:pPr>
      <w:r w:rsidRPr="61710134">
        <w:rPr>
          <w:b/>
          <w:bCs/>
          <w:u w:val="single"/>
        </w:rPr>
        <w:t>To-do</w:t>
      </w:r>
      <w:r w:rsidR="18782127" w:rsidRPr="61710134">
        <w:rPr>
          <w:b/>
          <w:bCs/>
          <w:u w:val="single"/>
        </w:rPr>
        <w:t>:</w:t>
      </w:r>
      <w:r w:rsidR="2BE4CE06">
        <w:br/>
      </w:r>
    </w:p>
    <w:p w14:paraId="7B249B1C" w14:textId="77777777" w:rsidR="00966B27" w:rsidRPr="002668C1" w:rsidRDefault="00966B27" w:rsidP="00966B27">
      <w:pPr>
        <w:pStyle w:val="ListParagraph"/>
        <w:numPr>
          <w:ilvl w:val="0"/>
          <w:numId w:val="1"/>
        </w:numPr>
        <w:rPr>
          <w:highlight w:val="lightGray"/>
        </w:rPr>
      </w:pPr>
      <w:r w:rsidRPr="002668C1">
        <w:rPr>
          <w:highlight w:val="lightGray"/>
        </w:rPr>
        <w:t xml:space="preserve">BU and Banner </w:t>
      </w:r>
      <w:r w:rsidRPr="002668C1">
        <w:rPr>
          <w:b/>
          <w:bCs/>
          <w:highlight w:val="lightGray"/>
        </w:rPr>
        <w:t>Dimension</w:t>
      </w:r>
    </w:p>
    <w:p w14:paraId="465F7430" w14:textId="77777777" w:rsidR="00966B27" w:rsidRPr="00966B27" w:rsidRDefault="00966B27" w:rsidP="00966B27">
      <w:pPr>
        <w:pStyle w:val="ListParagraph"/>
        <w:numPr>
          <w:ilvl w:val="1"/>
          <w:numId w:val="1"/>
        </w:numPr>
        <w:rPr>
          <w:b/>
          <w:bCs/>
          <w:highlight w:val="lightGray"/>
        </w:rPr>
      </w:pPr>
      <w:r w:rsidRPr="00966B27">
        <w:rPr>
          <w:b/>
          <w:bCs/>
          <w:highlight w:val="lightGray"/>
        </w:rPr>
        <w:t>Python Script</w:t>
      </w:r>
    </w:p>
    <w:p w14:paraId="5212CD55" w14:textId="77777777" w:rsidR="00966B27" w:rsidRDefault="00966B27" w:rsidP="00966B27">
      <w:pPr>
        <w:pStyle w:val="ListParagraph"/>
        <w:numPr>
          <w:ilvl w:val="1"/>
          <w:numId w:val="1"/>
        </w:numPr>
        <w:rPr>
          <w:highlight w:val="lightGray"/>
        </w:rPr>
      </w:pPr>
      <w:r w:rsidRPr="002668C1">
        <w:rPr>
          <w:highlight w:val="lightGray"/>
        </w:rPr>
        <w:t>Web Scrape BU and Banners</w:t>
      </w:r>
    </w:p>
    <w:p w14:paraId="2F870BFF" w14:textId="77777777" w:rsidR="00966B27" w:rsidRPr="00966B27" w:rsidRDefault="00966B27" w:rsidP="00966B27">
      <w:pPr>
        <w:pStyle w:val="ListParagraph"/>
        <w:numPr>
          <w:ilvl w:val="1"/>
          <w:numId w:val="1"/>
        </w:numPr>
        <w:rPr>
          <w:highlight w:val="yellow"/>
        </w:rPr>
      </w:pPr>
      <w:r w:rsidRPr="00966B27">
        <w:rPr>
          <w:b/>
          <w:bCs/>
          <w:highlight w:val="yellow"/>
        </w:rPr>
        <w:t xml:space="preserve">Wag </w:t>
      </w:r>
      <w:proofErr w:type="spellStart"/>
      <w:r w:rsidRPr="00966B27">
        <w:rPr>
          <w:b/>
          <w:bCs/>
          <w:highlight w:val="yellow"/>
        </w:rPr>
        <w:t>yung</w:t>
      </w:r>
      <w:proofErr w:type="spellEnd"/>
      <w:r w:rsidRPr="00966B27">
        <w:rPr>
          <w:b/>
          <w:bCs/>
          <w:highlight w:val="yellow"/>
        </w:rPr>
        <w:t xml:space="preserve"> galling </w:t>
      </w:r>
      <w:proofErr w:type="spellStart"/>
      <w:r w:rsidRPr="00966B27">
        <w:rPr>
          <w:b/>
          <w:bCs/>
          <w:highlight w:val="yellow"/>
        </w:rPr>
        <w:t>sa</w:t>
      </w:r>
      <w:proofErr w:type="spellEnd"/>
      <w:r w:rsidRPr="00966B27">
        <w:rPr>
          <w:b/>
          <w:bCs/>
          <w:highlight w:val="yellow"/>
        </w:rPr>
        <w:t xml:space="preserve"> image, </w:t>
      </w:r>
      <w:proofErr w:type="spellStart"/>
      <w:r w:rsidRPr="00966B27">
        <w:rPr>
          <w:b/>
          <w:bCs/>
          <w:highlight w:val="yellow"/>
        </w:rPr>
        <w:t>i</w:t>
      </w:r>
      <w:proofErr w:type="spellEnd"/>
      <w:r w:rsidRPr="00966B27">
        <w:rPr>
          <w:b/>
          <w:bCs/>
          <w:highlight w:val="yellow"/>
        </w:rPr>
        <w:t xml:space="preserve">-harvest </w:t>
      </w:r>
      <w:proofErr w:type="spellStart"/>
      <w:r w:rsidRPr="00966B27">
        <w:rPr>
          <w:b/>
          <w:bCs/>
          <w:highlight w:val="yellow"/>
        </w:rPr>
        <w:t>na</w:t>
      </w:r>
      <w:proofErr w:type="spellEnd"/>
      <w:r w:rsidRPr="00966B27">
        <w:rPr>
          <w:b/>
          <w:bCs/>
          <w:highlight w:val="yellow"/>
        </w:rPr>
        <w:t xml:space="preserve"> lang</w:t>
      </w:r>
    </w:p>
    <w:p w14:paraId="56F92862" w14:textId="02116DE0" w:rsidR="00966B27" w:rsidRPr="00966B27" w:rsidRDefault="00966B27" w:rsidP="00966B27">
      <w:pPr>
        <w:pStyle w:val="ListParagraph"/>
        <w:numPr>
          <w:ilvl w:val="2"/>
          <w:numId w:val="1"/>
        </w:numPr>
        <w:rPr>
          <w:highlight w:val="lightGray"/>
        </w:rPr>
      </w:pPr>
      <w:r w:rsidRPr="00966B27">
        <w:rPr>
          <w:highlight w:val="lightGray"/>
        </w:rPr>
        <w:t xml:space="preserve">use </w:t>
      </w:r>
      <w:r w:rsidRPr="00966B27">
        <w:rPr>
          <w:b/>
          <w:bCs/>
          <w:highlight w:val="lightGray"/>
        </w:rPr>
        <w:t>name</w:t>
      </w:r>
      <w:r w:rsidRPr="00966B27">
        <w:rPr>
          <w:highlight w:val="lightGray"/>
        </w:rPr>
        <w:t xml:space="preserve"> </w:t>
      </w:r>
      <w:r>
        <w:rPr>
          <w:highlight w:val="lightGray"/>
        </w:rPr>
        <w:t>from list</w:t>
      </w:r>
      <w:r w:rsidRPr="00966B27">
        <w:rPr>
          <w:highlight w:val="lightGray"/>
        </w:rPr>
        <w:br/>
      </w:r>
    </w:p>
    <w:p w14:paraId="79FE9BA4" w14:textId="77777777" w:rsidR="00966B27" w:rsidRPr="00966B27" w:rsidRDefault="00966B27" w:rsidP="00EE61A8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GANTT CHART NEW</w:t>
      </w:r>
    </w:p>
    <w:p w14:paraId="594F95BD" w14:textId="7332438B" w:rsidR="00966B27" w:rsidRPr="00966B27" w:rsidRDefault="00966B27" w:rsidP="00966B2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May transformation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: </w:t>
      </w:r>
    </w:p>
    <w:p w14:paraId="55928E2D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sz w:val="28"/>
          <w:szCs w:val="28"/>
        </w:rPr>
        <w:t>Fact Table</w:t>
      </w:r>
    </w:p>
    <w:p w14:paraId="62C56225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sz w:val="28"/>
          <w:szCs w:val="28"/>
        </w:rPr>
        <w:t>Milestone Table</w:t>
      </w:r>
    </w:p>
    <w:p w14:paraId="4A403405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b/>
          <w:bCs/>
          <w:sz w:val="28"/>
          <w:szCs w:val="28"/>
        </w:rPr>
        <w:t xml:space="preserve">Copy </w:t>
      </w:r>
      <w:proofErr w:type="spellStart"/>
      <w:r>
        <w:rPr>
          <w:b/>
          <w:bCs/>
          <w:sz w:val="28"/>
          <w:szCs w:val="28"/>
        </w:rPr>
        <w:t>nalang</w:t>
      </w:r>
      <w:proofErr w:type="spellEnd"/>
      <w:r>
        <w:rPr>
          <w:b/>
          <w:bCs/>
          <w:sz w:val="28"/>
          <w:szCs w:val="28"/>
        </w:rPr>
        <w:t xml:space="preserve"> –</w:t>
      </w:r>
      <w:r>
        <w:rPr>
          <w:sz w:val="28"/>
          <w:szCs w:val="28"/>
        </w:rPr>
        <w:t xml:space="preserve"> Sir Raph</w:t>
      </w:r>
      <w:r>
        <w:rPr>
          <w:sz w:val="28"/>
          <w:szCs w:val="28"/>
        </w:rPr>
        <w:br/>
      </w:r>
    </w:p>
    <w:p w14:paraId="6F227E65" w14:textId="08F3009B" w:rsidR="00966B27" w:rsidRPr="00966B27" w:rsidRDefault="00966B27" w:rsidP="00966B2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Legend, </w:t>
      </w:r>
      <w:proofErr w:type="spellStart"/>
      <w:r>
        <w:rPr>
          <w:sz w:val="28"/>
          <w:szCs w:val="28"/>
        </w:rPr>
        <w:t>yung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kulay</w:t>
      </w:r>
      <w:proofErr w:type="spellEnd"/>
      <w:r>
        <w:rPr>
          <w:sz w:val="28"/>
          <w:szCs w:val="28"/>
        </w:rPr>
        <w:br/>
      </w:r>
    </w:p>
    <w:p w14:paraId="07AFBF59" w14:textId="6B9C8836" w:rsidR="003937F3" w:rsidRDefault="28095D23" w:rsidP="00EE61A8">
      <w:pPr>
        <w:pStyle w:val="ListParagraph"/>
        <w:numPr>
          <w:ilvl w:val="0"/>
          <w:numId w:val="1"/>
        </w:numPr>
      </w:pPr>
      <w:r w:rsidRPr="00EE61A8">
        <w:rPr>
          <w:b/>
          <w:bCs/>
          <w:i/>
          <w:iCs/>
        </w:rPr>
        <w:t>Year slicer</w:t>
      </w:r>
      <w:r w:rsidRPr="557C151C">
        <w:t xml:space="preserve"> </w:t>
      </w:r>
      <w:proofErr w:type="spellStart"/>
      <w:r w:rsidRPr="557C151C">
        <w:t>sa</w:t>
      </w:r>
      <w:proofErr w:type="spellEnd"/>
      <w:r w:rsidRPr="557C151C">
        <w:t xml:space="preserve"> Gantt Chart</w:t>
      </w:r>
    </w:p>
    <w:p w14:paraId="599488FA" w14:textId="464C0D20" w:rsidR="001E5366" w:rsidRDefault="001E5366" w:rsidP="000B53D6">
      <w:pPr>
        <w:pStyle w:val="ListParagraph"/>
        <w:numPr>
          <w:ilvl w:val="1"/>
          <w:numId w:val="1"/>
        </w:numPr>
      </w:pPr>
      <w:r>
        <w:t>New from Raph, working as intended</w:t>
      </w:r>
      <w:r w:rsidR="00966B27">
        <w:t xml:space="preserve"> (</w:t>
      </w:r>
      <w:r w:rsidR="00966B27" w:rsidRPr="00966B27">
        <w:rPr>
          <w:highlight w:val="yellow"/>
        </w:rPr>
        <w:t>April 27, night</w:t>
      </w:r>
      <w:r w:rsidR="00966B27">
        <w:t>)</w:t>
      </w:r>
    </w:p>
    <w:p w14:paraId="48E06496" w14:textId="4795D18A" w:rsidR="28095D23" w:rsidRDefault="003937F3" w:rsidP="001E5366">
      <w:pPr>
        <w:ind w:left="1080"/>
      </w:pPr>
      <w:r>
        <w:br/>
      </w:r>
    </w:p>
    <w:p w14:paraId="28739F36" w14:textId="7AF0F6FF" w:rsidR="557C151C" w:rsidRPr="00EE61A8" w:rsidRDefault="54EBDC4C" w:rsidP="00EE61A8">
      <w:pPr>
        <w:pStyle w:val="ListParagraph"/>
        <w:numPr>
          <w:ilvl w:val="0"/>
          <w:numId w:val="1"/>
        </w:numPr>
        <w:rPr>
          <w:i/>
          <w:iCs/>
        </w:rPr>
      </w:pPr>
      <w:r w:rsidRPr="00C579CE">
        <w:rPr>
          <w:highlight w:val="yellow"/>
        </w:rPr>
        <w:t xml:space="preserve">PMO Overview Content </w:t>
      </w:r>
      <w:r w:rsidRPr="00C579CE">
        <w:rPr>
          <w:i/>
          <w:iCs/>
          <w:highlight w:val="yellow"/>
        </w:rPr>
        <w:t>(</w:t>
      </w:r>
      <w:r w:rsidR="00881929" w:rsidRPr="00C579CE">
        <w:rPr>
          <w:i/>
          <w:iCs/>
          <w:highlight w:val="yellow"/>
        </w:rPr>
        <w:t>waiting</w:t>
      </w:r>
      <w:r w:rsidRPr="00C579CE">
        <w:rPr>
          <w:i/>
          <w:iCs/>
          <w:highlight w:val="yellow"/>
        </w:rPr>
        <w:t>)</w:t>
      </w:r>
      <w:r w:rsidR="00C81869">
        <w:rPr>
          <w:i/>
          <w:iCs/>
        </w:rPr>
        <w:br/>
      </w:r>
    </w:p>
    <w:p w14:paraId="15BF58BE" w14:textId="77777777" w:rsidR="00853BD2" w:rsidRDefault="0693BD6A" w:rsidP="00853BD2">
      <w:pPr>
        <w:pStyle w:val="ListParagraph"/>
        <w:numPr>
          <w:ilvl w:val="0"/>
          <w:numId w:val="1"/>
        </w:numPr>
        <w:rPr>
          <w:b/>
          <w:bCs/>
        </w:rPr>
      </w:pPr>
      <w:r w:rsidRPr="557C151C">
        <w:rPr>
          <w:b/>
          <w:bCs/>
        </w:rPr>
        <w:t>Row-level security (RLS)</w:t>
      </w:r>
    </w:p>
    <w:p w14:paraId="3B2CEEC0" w14:textId="587D163E" w:rsidR="00853BD2" w:rsidRDefault="00853BD2" w:rsidP="00EE61A8">
      <w:pPr>
        <w:pStyle w:val="ListParagraph"/>
        <w:numPr>
          <w:ilvl w:val="1"/>
          <w:numId w:val="1"/>
        </w:numPr>
      </w:pPr>
      <w:r>
        <w:t xml:space="preserve">Learn RLS – </w:t>
      </w:r>
      <w:proofErr w:type="spellStart"/>
      <w:r w:rsidRPr="00853BD2">
        <w:rPr>
          <w:color w:val="FF0000"/>
        </w:rPr>
        <w:t>nasa</w:t>
      </w:r>
      <w:proofErr w:type="spellEnd"/>
      <w:r>
        <w:rPr>
          <w:color w:val="FF0000"/>
        </w:rPr>
        <w:t xml:space="preserve"> </w:t>
      </w:r>
      <w:r>
        <w:rPr>
          <w:b/>
          <w:bCs/>
          <w:color w:val="FF0000"/>
        </w:rPr>
        <w:t xml:space="preserve">Outlook </w:t>
      </w:r>
      <w:proofErr w:type="spellStart"/>
      <w:r>
        <w:rPr>
          <w:color w:val="FF0000"/>
        </w:rPr>
        <w:t>yung</w:t>
      </w:r>
      <w:proofErr w:type="spellEnd"/>
      <w:r>
        <w:rPr>
          <w:color w:val="FF0000"/>
        </w:rPr>
        <w:t xml:space="preserve"> </w:t>
      </w:r>
      <w:r>
        <w:rPr>
          <w:b/>
          <w:bCs/>
          <w:color w:val="FF0000"/>
        </w:rPr>
        <w:t>Access Level</w:t>
      </w:r>
      <w:r>
        <w:br/>
      </w:r>
    </w:p>
    <w:p w14:paraId="3C86EECB" w14:textId="1F83AE1A" w:rsidR="00966B27" w:rsidRDefault="00853BD2" w:rsidP="00966B27">
      <w:pPr>
        <w:pStyle w:val="ListParagraph"/>
        <w:numPr>
          <w:ilvl w:val="0"/>
          <w:numId w:val="1"/>
        </w:numPr>
      </w:pPr>
      <w:r w:rsidRPr="00853BD2">
        <w:rPr>
          <w:i/>
          <w:iCs/>
        </w:rPr>
        <w:t>Check</w:t>
      </w:r>
      <w:r>
        <w:t xml:space="preserve"> </w:t>
      </w:r>
      <w:proofErr w:type="spellStart"/>
      <w:r>
        <w:t>ulit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mga</w:t>
      </w:r>
      <w:proofErr w:type="spellEnd"/>
      <w:r>
        <w:t xml:space="preserve"> </w:t>
      </w:r>
      <w:r w:rsidRPr="00853BD2">
        <w:rPr>
          <w:b/>
          <w:bCs/>
          <w:i/>
          <w:iCs/>
        </w:rPr>
        <w:t>Font Sizes</w:t>
      </w:r>
      <w:r>
        <w:t xml:space="preserve"> </w:t>
      </w:r>
      <w:r w:rsidR="00966B27">
        <w:br/>
      </w:r>
    </w:p>
    <w:p w14:paraId="2B60BA24" w14:textId="612C5CDD" w:rsidR="00966B27" w:rsidRDefault="00966B27" w:rsidP="00966B27">
      <w:pPr>
        <w:pStyle w:val="ListParagraph"/>
        <w:numPr>
          <w:ilvl w:val="0"/>
          <w:numId w:val="1"/>
        </w:numPr>
      </w:pPr>
      <w:r>
        <w:t>Material Design – implement</w:t>
      </w:r>
    </w:p>
    <w:p w14:paraId="20847B1B" w14:textId="0970A9A8" w:rsidR="00966B27" w:rsidRDefault="00966B27" w:rsidP="00966B27">
      <w:pPr>
        <w:pStyle w:val="ListParagraph"/>
        <w:numPr>
          <w:ilvl w:val="1"/>
          <w:numId w:val="1"/>
        </w:numPr>
      </w:pPr>
      <w:r>
        <w:t>Spacing for each Visual Group</w:t>
      </w:r>
    </w:p>
    <w:p w14:paraId="12FC2A4F" w14:textId="77777777" w:rsidR="00966B27" w:rsidRDefault="00966B27" w:rsidP="00966B27">
      <w:pPr>
        <w:pStyle w:val="ListParagraph"/>
        <w:numPr>
          <w:ilvl w:val="1"/>
          <w:numId w:val="1"/>
        </w:numPr>
      </w:pPr>
      <w:r>
        <w:t xml:space="preserve">Drop Shadow for each VG </w:t>
      </w:r>
      <w:r>
        <w:rPr>
          <w:b/>
          <w:bCs/>
        </w:rPr>
        <w:t xml:space="preserve">or </w:t>
      </w:r>
      <w:r>
        <w:t>slight line</w:t>
      </w:r>
    </w:p>
    <w:p w14:paraId="67940420" w14:textId="77777777" w:rsidR="00966B27" w:rsidRDefault="00966B27" w:rsidP="00966B27">
      <w:pPr>
        <w:pStyle w:val="ListParagraph"/>
        <w:numPr>
          <w:ilvl w:val="1"/>
          <w:numId w:val="1"/>
        </w:numPr>
      </w:pPr>
      <w:r>
        <w:t>Use Z Pattern for importance</w:t>
      </w:r>
    </w:p>
    <w:p w14:paraId="6BCC2A21" w14:textId="456C1FD1" w:rsidR="000F5977" w:rsidRPr="00966B27" w:rsidRDefault="00966B27" w:rsidP="00966B27">
      <w:pPr>
        <w:pStyle w:val="ListParagraph"/>
        <w:numPr>
          <w:ilvl w:val="1"/>
          <w:numId w:val="1"/>
        </w:numPr>
      </w:pPr>
      <w:r>
        <w:t>Use SVG Background</w:t>
      </w:r>
      <w:r w:rsidR="00EE61A8">
        <w:br/>
      </w:r>
      <w:r w:rsidR="00235682" w:rsidRPr="00966B27">
        <w:rPr>
          <w:b/>
          <w:bCs/>
          <w:highlight w:val="yellow"/>
        </w:rPr>
        <w:br/>
      </w:r>
    </w:p>
    <w:p w14:paraId="07C4A302" w14:textId="3E9CEB38" w:rsidR="00906455" w:rsidRDefault="00906455" w:rsidP="00906455">
      <w:pPr>
        <w:rPr>
          <w:highlight w:val="lightGray"/>
        </w:rPr>
      </w:pPr>
    </w:p>
    <w:p w14:paraId="24F88D3A" w14:textId="5BC9C19A" w:rsidR="00906455" w:rsidRDefault="00906455" w:rsidP="00906455">
      <w:pPr>
        <w:rPr>
          <w:highlight w:val="lightGray"/>
        </w:rPr>
      </w:pPr>
      <w:r w:rsidRPr="00906455">
        <w:rPr>
          <w:noProof/>
        </w:rPr>
        <w:drawing>
          <wp:inline distT="0" distB="0" distL="0" distR="0" wp14:anchorId="72577DEF" wp14:editId="2AF03263">
            <wp:extent cx="5943600" cy="2653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0F47" w14:textId="122B75F0" w:rsidR="00906455" w:rsidRDefault="00906455" w:rsidP="00906455">
      <w:pPr>
        <w:rPr>
          <w:highlight w:val="lightGray"/>
        </w:rPr>
      </w:pPr>
    </w:p>
    <w:p w14:paraId="28583B7A" w14:textId="4C2C3759" w:rsidR="00906455" w:rsidRDefault="00906455" w:rsidP="00906455">
      <w:pPr>
        <w:rPr>
          <w:highlight w:val="lightGray"/>
        </w:rPr>
      </w:pPr>
      <w:r>
        <w:rPr>
          <w:highlight w:val="lightGray"/>
        </w:rPr>
        <w:t xml:space="preserve">Remove all, except financials, to duplicate everything </w:t>
      </w:r>
    </w:p>
    <w:p w14:paraId="5754251A" w14:textId="45A679F5" w:rsidR="00906455" w:rsidRDefault="00906455" w:rsidP="00906455">
      <w:pPr>
        <w:rPr>
          <w:highlight w:val="lightGray"/>
        </w:rPr>
      </w:pPr>
      <w:r w:rsidRPr="00906455">
        <w:rPr>
          <w:noProof/>
        </w:rPr>
        <w:drawing>
          <wp:inline distT="0" distB="0" distL="0" distR="0" wp14:anchorId="7B31D6A6" wp14:editId="42049A76">
            <wp:extent cx="4172532" cy="463932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84B9" w14:textId="229FDD82" w:rsidR="00906455" w:rsidRDefault="00906455" w:rsidP="00906455">
      <w:pPr>
        <w:rPr>
          <w:highlight w:val="lightGray"/>
        </w:rPr>
      </w:pPr>
    </w:p>
    <w:p w14:paraId="6A019260" w14:textId="370C9FBA" w:rsidR="00906455" w:rsidRDefault="00906455" w:rsidP="00906455">
      <w:pPr>
        <w:rPr>
          <w:highlight w:val="lightGray"/>
        </w:rPr>
      </w:pPr>
      <w:r w:rsidRPr="00906455">
        <w:rPr>
          <w:noProof/>
        </w:rPr>
        <w:drawing>
          <wp:inline distT="0" distB="0" distL="0" distR="0" wp14:anchorId="2D4D0C51" wp14:editId="0E4042E8">
            <wp:extent cx="5943600" cy="4293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7237" w14:textId="65B2E2BF" w:rsidR="006869B3" w:rsidRDefault="006869B3" w:rsidP="00906455">
      <w:pPr>
        <w:pBdr>
          <w:bottom w:val="single" w:sz="6" w:space="1" w:color="auto"/>
        </w:pBdr>
        <w:rPr>
          <w:highlight w:val="lightGray"/>
        </w:rPr>
      </w:pPr>
    </w:p>
    <w:p w14:paraId="4E672E19" w14:textId="6B0AEF21" w:rsidR="007709FF" w:rsidRPr="007709FF" w:rsidRDefault="007709FF" w:rsidP="00906455">
      <w:pPr>
        <w:rPr>
          <w:highlight w:val="red"/>
        </w:rPr>
      </w:pPr>
      <w:r w:rsidRPr="007709FF">
        <w:rPr>
          <w:highlight w:val="red"/>
        </w:rPr>
        <w:t>More optimized for performance (vs IF-ELSE):</w:t>
      </w:r>
    </w:p>
    <w:p w14:paraId="03167F57" w14:textId="487D388B" w:rsidR="006869B3" w:rsidRDefault="006869B3" w:rsidP="00906455">
      <w:pPr>
        <w:pBdr>
          <w:bottom w:val="single" w:sz="6" w:space="1" w:color="auto"/>
        </w:pBdr>
        <w:rPr>
          <w:highlight w:val="lightGray"/>
        </w:rPr>
      </w:pPr>
      <w:r w:rsidRPr="006869B3">
        <w:rPr>
          <w:noProof/>
        </w:rPr>
        <w:drawing>
          <wp:inline distT="0" distB="0" distL="0" distR="0" wp14:anchorId="2F31E06F" wp14:editId="317F2FD5">
            <wp:extent cx="5943600" cy="1212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FC6B" w14:textId="12978825" w:rsidR="00780D62" w:rsidRDefault="00780D62">
      <w:pPr>
        <w:jc w:val="both"/>
        <w:rPr>
          <w:highlight w:val="lightGray"/>
        </w:rPr>
        <w:pPrChange w:id="6" w:author="Central Analytics Intern [2]" w:date="2023-04-28T09:02:00Z">
          <w:pPr/>
        </w:pPrChange>
      </w:pPr>
      <w:r>
        <w:rPr>
          <w:highlight w:val="lightGray"/>
        </w:rPr>
        <w:br w:type="page"/>
      </w:r>
    </w:p>
    <w:p w14:paraId="6499F1B3" w14:textId="04777438" w:rsidR="000F0FB8" w:rsidRPr="001F35BD" w:rsidRDefault="00780D62" w:rsidP="001F35BD">
      <w:pPr>
        <w:jc w:val="center"/>
        <w:rPr>
          <w:b/>
          <w:bCs/>
        </w:rPr>
      </w:pPr>
      <w:r w:rsidRPr="00780D62">
        <w:rPr>
          <w:b/>
          <w:bCs/>
          <w:rPrChange w:id="7" w:author="Central Analytics Intern [2]" w:date="2023-04-28T09:00:00Z">
            <w:rPr>
              <w:b/>
              <w:bCs/>
              <w:highlight w:val="lightGray"/>
            </w:rPr>
          </w:rPrChange>
        </w:rPr>
        <w:t>April 28, 2023</w:t>
      </w:r>
      <w:r w:rsidR="000F0FB8">
        <w:br/>
      </w:r>
    </w:p>
    <w:p w14:paraId="6D37044B" w14:textId="77777777" w:rsidR="000F0FB8" w:rsidRDefault="000F0FB8" w:rsidP="000F0FB8">
      <w:pPr>
        <w:pStyle w:val="ListParagraph"/>
        <w:numPr>
          <w:ilvl w:val="0"/>
          <w:numId w:val="6"/>
        </w:numPr>
        <w:rPr>
          <w:b/>
          <w:bCs/>
        </w:rPr>
      </w:pPr>
      <w:r w:rsidRPr="557C151C">
        <w:rPr>
          <w:b/>
          <w:bCs/>
        </w:rPr>
        <w:t>Row-level security (RLS)</w:t>
      </w:r>
    </w:p>
    <w:p w14:paraId="037D0D97" w14:textId="77777777" w:rsidR="000F0FB8" w:rsidRPr="000F0FB8" w:rsidRDefault="000F0FB8" w:rsidP="000F0FB8">
      <w:pPr>
        <w:pStyle w:val="ListParagraph"/>
        <w:numPr>
          <w:ilvl w:val="1"/>
          <w:numId w:val="6"/>
        </w:numPr>
      </w:pPr>
      <w:r>
        <w:t xml:space="preserve">Learn RLS – </w:t>
      </w:r>
      <w:proofErr w:type="spellStart"/>
      <w:r w:rsidRPr="00853BD2">
        <w:rPr>
          <w:color w:val="FF0000"/>
        </w:rPr>
        <w:t>nasa</w:t>
      </w:r>
      <w:proofErr w:type="spellEnd"/>
      <w:r>
        <w:rPr>
          <w:color w:val="FF0000"/>
        </w:rPr>
        <w:t xml:space="preserve"> </w:t>
      </w:r>
      <w:r>
        <w:rPr>
          <w:b/>
          <w:bCs/>
          <w:color w:val="FF0000"/>
        </w:rPr>
        <w:t xml:space="preserve">Outlook </w:t>
      </w:r>
      <w:proofErr w:type="spellStart"/>
      <w:r>
        <w:rPr>
          <w:color w:val="FF0000"/>
        </w:rPr>
        <w:t>yung</w:t>
      </w:r>
      <w:proofErr w:type="spellEnd"/>
      <w:r>
        <w:rPr>
          <w:color w:val="FF0000"/>
        </w:rPr>
        <w:t xml:space="preserve"> </w:t>
      </w:r>
      <w:r>
        <w:rPr>
          <w:b/>
          <w:bCs/>
          <w:color w:val="FF0000"/>
        </w:rPr>
        <w:t>Access Level</w:t>
      </w:r>
    </w:p>
    <w:p w14:paraId="73F1062C" w14:textId="2F2C4A00" w:rsidR="0020364D" w:rsidRPr="00AC4E53" w:rsidRDefault="000F0FB8" w:rsidP="000F0FB8">
      <w:pPr>
        <w:pStyle w:val="ListParagraph"/>
        <w:numPr>
          <w:ilvl w:val="1"/>
          <w:numId w:val="6"/>
        </w:numPr>
      </w:pPr>
      <w:r w:rsidRPr="00AC4E53">
        <w:t xml:space="preserve">Use TUP Email and personal Email to </w:t>
      </w:r>
      <w:r w:rsidR="00AC4E53" w:rsidRPr="00AC4E53">
        <w:t>test</w:t>
      </w:r>
      <w:r w:rsidR="0020364D" w:rsidRPr="00AC4E53">
        <w:br/>
      </w:r>
    </w:p>
    <w:p w14:paraId="0AECE7FF" w14:textId="580932DC" w:rsidR="00780D62" w:rsidRPr="002668C1" w:rsidRDefault="00780D62" w:rsidP="00780D62">
      <w:pPr>
        <w:pStyle w:val="ListParagraph"/>
        <w:numPr>
          <w:ilvl w:val="0"/>
          <w:numId w:val="6"/>
        </w:numPr>
        <w:rPr>
          <w:highlight w:val="lightGray"/>
        </w:rPr>
      </w:pPr>
      <w:r w:rsidRPr="002668C1">
        <w:rPr>
          <w:highlight w:val="lightGray"/>
        </w:rPr>
        <w:t xml:space="preserve">BU and Banner </w:t>
      </w:r>
      <w:r w:rsidRPr="002668C1">
        <w:rPr>
          <w:b/>
          <w:bCs/>
          <w:highlight w:val="lightGray"/>
        </w:rPr>
        <w:t>Dimension</w:t>
      </w:r>
    </w:p>
    <w:p w14:paraId="2B05B8B7" w14:textId="2EA17397" w:rsidR="00780D62" w:rsidRPr="00AC4E53" w:rsidRDefault="00AC4E53" w:rsidP="008811A4">
      <w:pPr>
        <w:pStyle w:val="ListParagraph"/>
        <w:numPr>
          <w:ilvl w:val="1"/>
          <w:numId w:val="6"/>
        </w:numPr>
        <w:rPr>
          <w:highlight w:val="lightGray"/>
        </w:rPr>
      </w:pPr>
      <w:proofErr w:type="spellStart"/>
      <w:r>
        <w:t>Lagay</w:t>
      </w:r>
      <w:proofErr w:type="spellEnd"/>
      <w:r>
        <w:t xml:space="preserve"> as new model</w:t>
      </w:r>
      <w:r w:rsidR="008811A4">
        <w:br/>
      </w:r>
      <w:r w:rsidR="00780D62" w:rsidRPr="00AC4E53">
        <w:rPr>
          <w:highlight w:val="lightGray"/>
        </w:rPr>
        <w:br/>
      </w:r>
    </w:p>
    <w:p w14:paraId="1DBBA33C" w14:textId="327394BB" w:rsidR="00D6413C" w:rsidRPr="000F0FB8" w:rsidRDefault="00780D62" w:rsidP="000F0FB8">
      <w:pPr>
        <w:pStyle w:val="ListParagraph"/>
        <w:numPr>
          <w:ilvl w:val="0"/>
          <w:numId w:val="6"/>
        </w:numPr>
        <w:rPr>
          <w:i/>
          <w:iCs/>
        </w:rPr>
      </w:pPr>
      <w:r w:rsidRPr="00C579CE">
        <w:rPr>
          <w:highlight w:val="yellow"/>
        </w:rPr>
        <w:t xml:space="preserve">PMO Overview Content </w:t>
      </w:r>
      <w:r w:rsidRPr="00C579CE">
        <w:rPr>
          <w:i/>
          <w:iCs/>
          <w:highlight w:val="yellow"/>
        </w:rPr>
        <w:t>(waiting)</w:t>
      </w:r>
      <w:r w:rsidR="0011546F">
        <w:rPr>
          <w:i/>
          <w:iCs/>
        </w:rPr>
        <w:t xml:space="preserve"> + </w:t>
      </w:r>
      <w:proofErr w:type="spellStart"/>
      <w:r w:rsidR="0011546F">
        <w:rPr>
          <w:i/>
          <w:iCs/>
        </w:rPr>
        <w:t>yung</w:t>
      </w:r>
      <w:proofErr w:type="spellEnd"/>
      <w:r w:rsidR="0011546F">
        <w:rPr>
          <w:i/>
          <w:iCs/>
        </w:rPr>
        <w:t xml:space="preserve"> additional report</w:t>
      </w:r>
    </w:p>
    <w:p w14:paraId="4BB668DA" w14:textId="57CE3B09" w:rsidR="00780D62" w:rsidRDefault="00780D62" w:rsidP="008811A4">
      <w:pPr>
        <w:pStyle w:val="ListParagraph"/>
      </w:pPr>
      <w:r>
        <w:br/>
      </w:r>
    </w:p>
    <w:p w14:paraId="2FE13EA6" w14:textId="77777777" w:rsidR="00780D62" w:rsidRDefault="00780D62" w:rsidP="00780D62">
      <w:pPr>
        <w:pStyle w:val="ListParagraph"/>
        <w:numPr>
          <w:ilvl w:val="0"/>
          <w:numId w:val="6"/>
        </w:numPr>
      </w:pPr>
      <w:r w:rsidRPr="00853BD2">
        <w:rPr>
          <w:i/>
          <w:iCs/>
        </w:rPr>
        <w:t>Check</w:t>
      </w:r>
      <w:r>
        <w:t xml:space="preserve"> </w:t>
      </w:r>
      <w:proofErr w:type="spellStart"/>
      <w:r>
        <w:t>ulit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mga</w:t>
      </w:r>
      <w:proofErr w:type="spellEnd"/>
      <w:r>
        <w:t xml:space="preserve"> </w:t>
      </w:r>
      <w:r w:rsidRPr="00853BD2">
        <w:rPr>
          <w:b/>
          <w:bCs/>
          <w:i/>
          <w:iCs/>
        </w:rPr>
        <w:t>Font Sizes</w:t>
      </w:r>
      <w:r>
        <w:t xml:space="preserve"> </w:t>
      </w:r>
      <w:r>
        <w:br/>
      </w:r>
    </w:p>
    <w:p w14:paraId="6F2D3CC5" w14:textId="77777777" w:rsidR="00780D62" w:rsidRDefault="00780D62" w:rsidP="00780D62">
      <w:pPr>
        <w:pStyle w:val="ListParagraph"/>
        <w:numPr>
          <w:ilvl w:val="0"/>
          <w:numId w:val="6"/>
        </w:numPr>
      </w:pPr>
      <w:r>
        <w:t>Material Design – implement</w:t>
      </w:r>
    </w:p>
    <w:p w14:paraId="358142EF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>Spacing for each Visual Group</w:t>
      </w:r>
    </w:p>
    <w:p w14:paraId="3AF19DEC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 xml:space="preserve">Drop Shadow for each VG </w:t>
      </w:r>
      <w:r>
        <w:rPr>
          <w:b/>
          <w:bCs/>
        </w:rPr>
        <w:t xml:space="preserve">or </w:t>
      </w:r>
      <w:r>
        <w:t>slight line</w:t>
      </w:r>
    </w:p>
    <w:p w14:paraId="62442B11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>Use Z Pattern for importance</w:t>
      </w:r>
    </w:p>
    <w:p w14:paraId="5C6767F9" w14:textId="498A999E" w:rsidR="00B04079" w:rsidRDefault="00780D62" w:rsidP="00786B9E">
      <w:pPr>
        <w:pStyle w:val="ListParagraph"/>
        <w:numPr>
          <w:ilvl w:val="3"/>
          <w:numId w:val="5"/>
        </w:numPr>
      </w:pPr>
      <w:r>
        <w:t>Use SVG Background</w:t>
      </w:r>
    </w:p>
    <w:p w14:paraId="65341B56" w14:textId="77777777" w:rsidR="00B04079" w:rsidRDefault="00B04079">
      <w:r>
        <w:br w:type="page"/>
      </w:r>
    </w:p>
    <w:p w14:paraId="72B29EFF" w14:textId="3ECFBDE1" w:rsidR="00786B9E" w:rsidRDefault="000D5708" w:rsidP="00B04079">
      <w:r>
        <w:t>Next backlogs:</w:t>
      </w:r>
      <w:r w:rsidR="00E96751">
        <w:t xml:space="preserve"> [semi-sorted easy to hard]</w:t>
      </w:r>
    </w:p>
    <w:p w14:paraId="2154B17F" w14:textId="156942B0" w:rsidR="00E96751" w:rsidRDefault="00E96751" w:rsidP="00E96751">
      <w:pPr>
        <w:pStyle w:val="ListParagraph"/>
        <w:numPr>
          <w:ilvl w:val="0"/>
          <w:numId w:val="7"/>
        </w:numPr>
      </w:pPr>
      <w:r>
        <w:t xml:space="preserve">Contact PMO Form, </w:t>
      </w:r>
      <w:r w:rsidRPr="009B6A14">
        <w:rPr>
          <w:color w:val="FF0000"/>
        </w:rPr>
        <w:t>using with edit perm</w:t>
      </w:r>
      <w:r>
        <w:t xml:space="preserve">, </w:t>
      </w:r>
      <w:r w:rsidRPr="009B6A14">
        <w:rPr>
          <w:b/>
          <w:bCs/>
        </w:rPr>
        <w:t>change URL</w:t>
      </w:r>
    </w:p>
    <w:p w14:paraId="02301297" w14:textId="61934444" w:rsidR="000501F4" w:rsidRDefault="000501F4" w:rsidP="00E96751">
      <w:pPr>
        <w:pStyle w:val="ListParagraph"/>
        <w:numPr>
          <w:ilvl w:val="0"/>
          <w:numId w:val="7"/>
        </w:numPr>
      </w:pPr>
      <w:r>
        <w:t xml:space="preserve">Wag </w:t>
      </w:r>
      <w:proofErr w:type="spellStart"/>
      <w:r>
        <w:t>na</w:t>
      </w:r>
      <w:proofErr w:type="spellEnd"/>
      <w:r>
        <w:t xml:space="preserve"> </w:t>
      </w:r>
      <w:proofErr w:type="spellStart"/>
      <w:r>
        <w:t>liitan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</w:t>
      </w:r>
      <w:r>
        <w:rPr>
          <w:i/>
          <w:iCs/>
        </w:rPr>
        <w:t>first 2 columns</w:t>
      </w:r>
      <w:r>
        <w:t xml:space="preserve"> </w:t>
      </w:r>
      <w:proofErr w:type="spellStart"/>
      <w:r>
        <w:t>sa</w:t>
      </w:r>
      <w:proofErr w:type="spellEnd"/>
      <w:r>
        <w:t xml:space="preserve"> </w:t>
      </w:r>
      <w:r w:rsidRPr="009B6A14">
        <w:rPr>
          <w:i/>
          <w:iCs/>
        </w:rPr>
        <w:t>Table</w:t>
      </w:r>
      <w:r>
        <w:t xml:space="preserve">, </w:t>
      </w:r>
      <w:r w:rsidRPr="009B6A14">
        <w:rPr>
          <w:b/>
          <w:bCs/>
        </w:rPr>
        <w:t>remove</w:t>
      </w:r>
      <w:r>
        <w:t xml:space="preserve"> </w:t>
      </w:r>
      <w:proofErr w:type="spellStart"/>
      <w:r>
        <w:t>nalang</w:t>
      </w:r>
      <w:proofErr w:type="spellEnd"/>
      <w:r>
        <w:t xml:space="preserve"> </w:t>
      </w:r>
    </w:p>
    <w:p w14:paraId="3D5C6AFD" w14:textId="11E88C22" w:rsidR="00E96751" w:rsidRPr="00FC61BC" w:rsidRDefault="00E96751" w:rsidP="00E96751">
      <w:pPr>
        <w:pStyle w:val="ListParagraph"/>
        <w:numPr>
          <w:ilvl w:val="0"/>
          <w:numId w:val="7"/>
        </w:numPr>
        <w:rPr>
          <w:color w:val="FF0000"/>
        </w:rPr>
      </w:pPr>
      <w:r w:rsidRPr="00FC61BC">
        <w:rPr>
          <w:color w:val="FF0000"/>
        </w:rPr>
        <w:t xml:space="preserve">Clear filter button, </w:t>
      </w:r>
      <w:proofErr w:type="spellStart"/>
      <w:r w:rsidRPr="00FC61BC">
        <w:rPr>
          <w:color w:val="FF0000"/>
        </w:rPr>
        <w:t>magkaiba</w:t>
      </w:r>
      <w:proofErr w:type="spellEnd"/>
      <w:r w:rsidRPr="00FC61BC">
        <w:rPr>
          <w:color w:val="FF0000"/>
        </w:rPr>
        <w:t xml:space="preserve"> ng shape</w:t>
      </w:r>
    </w:p>
    <w:p w14:paraId="1C69028C" w14:textId="59F9F128" w:rsidR="00B04079" w:rsidRPr="008C5D79" w:rsidRDefault="00952936" w:rsidP="00E96751">
      <w:pPr>
        <w:pStyle w:val="ListParagraph"/>
        <w:numPr>
          <w:ilvl w:val="0"/>
          <w:numId w:val="7"/>
        </w:numPr>
      </w:pPr>
      <w:r w:rsidRPr="009B6A14">
        <w:rPr>
          <w:b/>
          <w:bCs/>
        </w:rPr>
        <w:t xml:space="preserve">Project </w:t>
      </w:r>
      <w:r w:rsidR="00B04079" w:rsidRPr="009B6A14">
        <w:rPr>
          <w:b/>
          <w:bCs/>
        </w:rPr>
        <w:t>Size</w:t>
      </w:r>
      <w:r w:rsidR="00B04079">
        <w:t xml:space="preserve">, </w:t>
      </w:r>
      <w:proofErr w:type="spellStart"/>
      <w:r w:rsidR="00B04079">
        <w:t>isama</w:t>
      </w:r>
      <w:proofErr w:type="spellEnd"/>
      <w:r w:rsidR="00B04079">
        <w:t xml:space="preserve"> </w:t>
      </w:r>
      <w:proofErr w:type="spellStart"/>
      <w:r w:rsidR="00B04079">
        <w:t>sa</w:t>
      </w:r>
      <w:proofErr w:type="spellEnd"/>
      <w:r w:rsidR="00B04079">
        <w:t xml:space="preserve"> page</w:t>
      </w:r>
      <w:r>
        <w:t xml:space="preserve">, </w:t>
      </w:r>
      <w:proofErr w:type="spellStart"/>
      <w:r>
        <w:rPr>
          <w:b/>
          <w:bCs/>
        </w:rPr>
        <w:t>nav</w:t>
      </w:r>
      <w:r>
        <w:rPr>
          <w:i/>
          <w:iCs/>
        </w:rPr>
        <w:t>’d</w:t>
      </w:r>
      <w:proofErr w:type="spellEnd"/>
      <w:r>
        <w:rPr>
          <w:i/>
          <w:iCs/>
        </w:rPr>
        <w:t xml:space="preserve"> page</w:t>
      </w:r>
    </w:p>
    <w:p w14:paraId="64A565F8" w14:textId="21CACBDA" w:rsidR="008C5D79" w:rsidRDefault="008C5D79" w:rsidP="00E96751">
      <w:pPr>
        <w:pStyle w:val="ListParagraph"/>
        <w:numPr>
          <w:ilvl w:val="0"/>
          <w:numId w:val="7"/>
        </w:numPr>
      </w:pPr>
      <w:r>
        <w:t xml:space="preserve">Optimize Performance – instead of using </w:t>
      </w:r>
      <w:r w:rsidRPr="008C5D79">
        <w:rPr>
          <w:color w:val="FF0000"/>
        </w:rPr>
        <w:t>IF-ELSE</w:t>
      </w:r>
    </w:p>
    <w:p w14:paraId="71113424" w14:textId="55A6DA69" w:rsidR="00B04079" w:rsidRDefault="00B04079" w:rsidP="00E96751">
      <w:pPr>
        <w:pStyle w:val="ListParagraph"/>
        <w:numPr>
          <w:ilvl w:val="0"/>
          <w:numId w:val="7"/>
        </w:numPr>
      </w:pPr>
      <w:r>
        <w:t>Box border</w:t>
      </w:r>
      <w:r w:rsidR="00952936">
        <w:t xml:space="preserve"> </w:t>
      </w:r>
      <w:r w:rsidR="00952936">
        <w:rPr>
          <w:b/>
          <w:bCs/>
        </w:rPr>
        <w:t>all sides</w:t>
      </w:r>
    </w:p>
    <w:p w14:paraId="7D15E07B" w14:textId="1DD471F5" w:rsidR="00952936" w:rsidRDefault="00952936" w:rsidP="00E96751">
      <w:pPr>
        <w:pStyle w:val="ListParagraph"/>
        <w:numPr>
          <w:ilvl w:val="1"/>
          <w:numId w:val="7"/>
        </w:numPr>
      </w:pPr>
      <w:r>
        <w:t>redesign</w:t>
      </w:r>
    </w:p>
    <w:p w14:paraId="405CFD70" w14:textId="77777777" w:rsidR="00E96751" w:rsidRPr="00DF7A33" w:rsidRDefault="00B04079" w:rsidP="00E96751">
      <w:pPr>
        <w:pStyle w:val="ListParagraph"/>
        <w:numPr>
          <w:ilvl w:val="0"/>
          <w:numId w:val="7"/>
        </w:numPr>
        <w:rPr>
          <w:highlight w:val="green"/>
        </w:rPr>
      </w:pPr>
      <w:r w:rsidRPr="00DF7A33">
        <w:rPr>
          <w:highlight w:val="green"/>
        </w:rPr>
        <w:t xml:space="preserve">Additional </w:t>
      </w:r>
      <w:r w:rsidR="000D5708" w:rsidRPr="00DF7A33">
        <w:rPr>
          <w:highlight w:val="green"/>
        </w:rPr>
        <w:t>BU</w:t>
      </w:r>
      <w:r w:rsidRPr="00DF7A33">
        <w:rPr>
          <w:highlight w:val="green"/>
        </w:rPr>
        <w:t xml:space="preserve"> an</w:t>
      </w:r>
      <w:r w:rsidR="00952936" w:rsidRPr="00DF7A33">
        <w:rPr>
          <w:highlight w:val="green"/>
        </w:rPr>
        <w:t>d</w:t>
      </w:r>
      <w:r w:rsidRPr="00DF7A33">
        <w:rPr>
          <w:highlight w:val="green"/>
        </w:rPr>
        <w:t xml:space="preserve"> </w:t>
      </w:r>
      <w:r w:rsidR="000D5708" w:rsidRPr="00DF7A33">
        <w:rPr>
          <w:highlight w:val="green"/>
        </w:rPr>
        <w:t>B</w:t>
      </w:r>
      <w:r w:rsidRPr="00DF7A33">
        <w:rPr>
          <w:highlight w:val="green"/>
        </w:rPr>
        <w:t>anners</w:t>
      </w:r>
    </w:p>
    <w:p w14:paraId="5C217F0E" w14:textId="77777777" w:rsidR="009B6A14" w:rsidRDefault="00E96751" w:rsidP="00E96751">
      <w:pPr>
        <w:pStyle w:val="ListParagraph"/>
        <w:numPr>
          <w:ilvl w:val="1"/>
          <w:numId w:val="7"/>
        </w:numPr>
      </w:pPr>
      <w:r w:rsidRPr="00DF7A33">
        <w:rPr>
          <w:highlight w:val="green"/>
        </w:rPr>
        <w:t xml:space="preserve">Python Script, </w:t>
      </w:r>
      <w:proofErr w:type="spellStart"/>
      <w:r w:rsidRPr="00DF7A33">
        <w:rPr>
          <w:highlight w:val="green"/>
        </w:rPr>
        <w:t>katamad</w:t>
      </w:r>
      <w:proofErr w:type="spellEnd"/>
      <w:r w:rsidRPr="00DF7A33">
        <w:rPr>
          <w:highlight w:val="green"/>
        </w:rPr>
        <w:t xml:space="preserve"> Manual</w:t>
      </w:r>
    </w:p>
    <w:p w14:paraId="5BC1335F" w14:textId="77777777" w:rsidR="009B6A14" w:rsidRDefault="009B6A14" w:rsidP="00E96751">
      <w:pPr>
        <w:pStyle w:val="ListParagraph"/>
        <w:numPr>
          <w:ilvl w:val="1"/>
          <w:numId w:val="7"/>
        </w:numPr>
      </w:pPr>
      <w:r>
        <w:t xml:space="preserve">Na-download </w:t>
      </w:r>
      <w:proofErr w:type="spellStart"/>
      <w:r>
        <w:t>na</w:t>
      </w:r>
      <w:proofErr w:type="spellEnd"/>
    </w:p>
    <w:p w14:paraId="5100B0B7" w14:textId="60986270" w:rsidR="009B6A14" w:rsidRDefault="009B6A14" w:rsidP="009B6A14">
      <w:pPr>
        <w:pStyle w:val="ListParagraph"/>
        <w:numPr>
          <w:ilvl w:val="2"/>
          <w:numId w:val="7"/>
        </w:numPr>
      </w:pPr>
      <w:r>
        <w:t>Rename</w:t>
      </w:r>
    </w:p>
    <w:p w14:paraId="4B6BB7EB" w14:textId="77777777" w:rsidR="00194966" w:rsidRDefault="009B6A14" w:rsidP="009B6A14">
      <w:pPr>
        <w:pStyle w:val="ListParagraph"/>
        <w:numPr>
          <w:ilvl w:val="2"/>
          <w:numId w:val="7"/>
        </w:numPr>
      </w:pPr>
      <w:r w:rsidRPr="009B6A14">
        <w:rPr>
          <w:highlight w:val="cyan"/>
        </w:rPr>
        <w:t>Create an excel File</w:t>
      </w:r>
    </w:p>
    <w:p w14:paraId="0FBB1637" w14:textId="77777777" w:rsidR="00194966" w:rsidRDefault="00194966" w:rsidP="00194966">
      <w:pPr>
        <w:pStyle w:val="ListParagraph"/>
        <w:numPr>
          <w:ilvl w:val="0"/>
          <w:numId w:val="7"/>
        </w:numPr>
      </w:pPr>
      <w:r w:rsidRPr="00194966">
        <w:rPr>
          <w:sz w:val="32"/>
          <w:szCs w:val="32"/>
        </w:rPr>
        <w:t>RLS</w:t>
      </w:r>
    </w:p>
    <w:p w14:paraId="1A8FB4DC" w14:textId="6CCDA87A" w:rsidR="00B04079" w:rsidRDefault="00194966" w:rsidP="00194966">
      <w:pPr>
        <w:pStyle w:val="ListParagraph"/>
        <w:numPr>
          <w:ilvl w:val="0"/>
          <w:numId w:val="7"/>
        </w:numPr>
      </w:pPr>
      <w:r w:rsidRPr="00194966">
        <w:rPr>
          <w:i/>
          <w:iCs/>
          <w:u w:val="single"/>
        </w:rPr>
        <w:t>Gant slicer</w:t>
      </w:r>
      <w:r>
        <w:t xml:space="preserve">: </w:t>
      </w:r>
      <w:r>
        <w:rPr>
          <w:b/>
          <w:bCs/>
          <w:u w:val="single"/>
        </w:rPr>
        <w:t>Matrix Table (see pictures below)</w:t>
      </w:r>
      <w:r w:rsidR="00E96751">
        <w:br/>
      </w:r>
      <w:r w:rsidR="009B6A14">
        <w:br/>
      </w:r>
      <w:r w:rsidR="009B6A14">
        <w:br/>
      </w:r>
      <w:r w:rsidR="00FC61BC">
        <w:t xml:space="preserve">----- </w:t>
      </w:r>
      <w:r>
        <w:t>material design -----</w:t>
      </w:r>
    </w:p>
    <w:p w14:paraId="67D1D53B" w14:textId="239E879D" w:rsidR="00634236" w:rsidRDefault="00634236" w:rsidP="00E96751">
      <w:pPr>
        <w:pStyle w:val="ListParagraph"/>
        <w:numPr>
          <w:ilvl w:val="0"/>
          <w:numId w:val="7"/>
        </w:numPr>
      </w:pPr>
      <w:r>
        <w:t>Pop up, dropdown</w:t>
      </w:r>
      <w:r w:rsidR="00952936">
        <w:t xml:space="preserve"> [Raph Banner]</w:t>
      </w:r>
    </w:p>
    <w:p w14:paraId="166C029E" w14:textId="053B1B34" w:rsidR="00634236" w:rsidRDefault="00634236" w:rsidP="00E96751">
      <w:pPr>
        <w:pStyle w:val="ListParagraph"/>
        <w:numPr>
          <w:ilvl w:val="1"/>
          <w:numId w:val="7"/>
        </w:numPr>
      </w:pPr>
      <w:r>
        <w:t xml:space="preserve">Banner </w:t>
      </w:r>
      <w:r w:rsidR="00952936">
        <w:t>BU</w:t>
      </w:r>
      <w:r>
        <w:t xml:space="preserve"> </w:t>
      </w:r>
      <w:proofErr w:type="spellStart"/>
      <w:r>
        <w:t>sa</w:t>
      </w:r>
      <w:proofErr w:type="spellEnd"/>
      <w:r>
        <w:t xml:space="preserve"> top most</w:t>
      </w:r>
    </w:p>
    <w:p w14:paraId="6E29DDDE" w14:textId="62C71692" w:rsidR="000D5708" w:rsidRDefault="000D5708" w:rsidP="00E96751">
      <w:pPr>
        <w:pStyle w:val="ListParagraph"/>
        <w:numPr>
          <w:ilvl w:val="0"/>
          <w:numId w:val="7"/>
        </w:numPr>
      </w:pPr>
      <w:r>
        <w:t>Design changes – material Design</w:t>
      </w:r>
    </w:p>
    <w:p w14:paraId="0AB9BAC1" w14:textId="2696BCF2" w:rsidR="000D5708" w:rsidRDefault="000D5708" w:rsidP="00E96751">
      <w:pPr>
        <w:pStyle w:val="ListParagraph"/>
        <w:numPr>
          <w:ilvl w:val="1"/>
          <w:numId w:val="7"/>
        </w:numPr>
        <w:rPr>
          <w:b/>
          <w:bCs/>
        </w:rPr>
      </w:pPr>
      <w:r w:rsidRPr="008C5D79">
        <w:rPr>
          <w:b/>
          <w:bCs/>
        </w:rPr>
        <w:t>First time user friendly</w:t>
      </w:r>
    </w:p>
    <w:p w14:paraId="7FDB47BB" w14:textId="39645ABE" w:rsidR="008C5D79" w:rsidRPr="008C5D79" w:rsidRDefault="008C5D79" w:rsidP="00E96751">
      <w:pPr>
        <w:pStyle w:val="ListParagraph"/>
        <w:numPr>
          <w:ilvl w:val="2"/>
          <w:numId w:val="7"/>
        </w:numPr>
        <w:rPr>
          <w:b/>
          <w:bCs/>
        </w:rPr>
      </w:pPr>
      <w:r>
        <w:t>UX</w:t>
      </w:r>
    </w:p>
    <w:p w14:paraId="1242D57B" w14:textId="77777777" w:rsidR="009B6A14" w:rsidRPr="00952936" w:rsidRDefault="009B6A14" w:rsidP="009B6A14">
      <w:pPr>
        <w:pStyle w:val="ListParagraph"/>
        <w:numPr>
          <w:ilvl w:val="0"/>
          <w:numId w:val="7"/>
        </w:numPr>
        <w:rPr>
          <w:b/>
          <w:bCs/>
        </w:rPr>
      </w:pPr>
      <w:r w:rsidRPr="00952936">
        <w:rPr>
          <w:b/>
          <w:bCs/>
        </w:rPr>
        <w:t>Documentation</w:t>
      </w:r>
    </w:p>
    <w:p w14:paraId="290490DF" w14:textId="2A54F145" w:rsidR="009B6A14" w:rsidRDefault="009B6A14" w:rsidP="009B6A14">
      <w:pPr>
        <w:pStyle w:val="ListParagraph"/>
        <w:numPr>
          <w:ilvl w:val="1"/>
          <w:numId w:val="7"/>
        </w:numPr>
      </w:pPr>
      <w:proofErr w:type="spellStart"/>
      <w:r>
        <w:t>Paturo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mentors</w:t>
      </w:r>
      <w:r w:rsidR="0043330C">
        <w:t xml:space="preserve"> how</w:t>
      </w:r>
      <w:r w:rsidR="00C56B5D">
        <w:br/>
      </w:r>
    </w:p>
    <w:p w14:paraId="1F3BE7F1" w14:textId="6B563345" w:rsidR="0091390E" w:rsidRDefault="0091390E" w:rsidP="0091390E">
      <w:pPr>
        <w:pStyle w:val="ListParagraph"/>
        <w:numPr>
          <w:ilvl w:val="0"/>
          <w:numId w:val="7"/>
        </w:numPr>
      </w:pPr>
      <w:r w:rsidRPr="0091390E">
        <w:drawing>
          <wp:inline distT="0" distB="0" distL="0" distR="0" wp14:anchorId="2F028F30" wp14:editId="103C0147">
            <wp:extent cx="2619741" cy="1105054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last modified</w:t>
      </w:r>
    </w:p>
    <w:p w14:paraId="3E4DCAE7" w14:textId="77777777" w:rsidR="008C5D79" w:rsidRDefault="008C5D79" w:rsidP="000A67A8">
      <w:pPr>
        <w:rPr>
          <w:b/>
          <w:bCs/>
          <w:u w:val="single"/>
        </w:rPr>
      </w:pPr>
    </w:p>
    <w:p w14:paraId="4AB06D85" w14:textId="30D6DFA0" w:rsidR="000A67A8" w:rsidRPr="000A67A8" w:rsidRDefault="000A67A8" w:rsidP="000A67A8">
      <w:pPr>
        <w:rPr>
          <w:b/>
          <w:bCs/>
          <w:u w:val="single"/>
        </w:rPr>
      </w:pPr>
      <w:r w:rsidRPr="000A67A8">
        <w:rPr>
          <w:b/>
          <w:bCs/>
          <w:u w:val="single"/>
        </w:rPr>
        <w:t>RLS NOTES</w:t>
      </w:r>
    </w:p>
    <w:p w14:paraId="5036488B" w14:textId="4D89C9AC" w:rsidR="000A67A8" w:rsidRDefault="000A67A8" w:rsidP="000A67A8"/>
    <w:p w14:paraId="3A0AA8C5" w14:textId="42FFE861" w:rsidR="000A67A8" w:rsidRDefault="000A67A8" w:rsidP="000A67A8">
      <w:r>
        <w:t xml:space="preserve">TOP G: </w:t>
      </w:r>
      <w:r w:rsidRPr="000A67A8">
        <w:rPr>
          <w:b/>
          <w:bCs/>
        </w:rPr>
        <w:t>C IT</w:t>
      </w:r>
      <w:r>
        <w:t xml:space="preserve"> has Access to all:</w:t>
      </w:r>
      <w:r>
        <w:br/>
      </w:r>
      <w:r w:rsidRPr="000A67A8">
        <w:rPr>
          <w:noProof/>
        </w:rPr>
        <w:drawing>
          <wp:inline distT="0" distB="0" distL="0" distR="0" wp14:anchorId="1F4851E3" wp14:editId="3F551F2F">
            <wp:extent cx="5943600" cy="1043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1807" w14:textId="5F79D81F" w:rsidR="000A67A8" w:rsidRDefault="000A67A8" w:rsidP="000A67A8"/>
    <w:p w14:paraId="606501BD" w14:textId="427D6787" w:rsidR="000A67A8" w:rsidRDefault="000A67A8" w:rsidP="000A67A8">
      <w:r>
        <w:t xml:space="preserve">Yung right-most ay </w:t>
      </w:r>
      <w:proofErr w:type="spellStart"/>
      <w:r>
        <w:t>sa</w:t>
      </w:r>
      <w:proofErr w:type="spellEnd"/>
      <w:r>
        <w:t xml:space="preserve"> BU lang </w:t>
      </w:r>
      <w:proofErr w:type="spellStart"/>
      <w:r>
        <w:t>nila</w:t>
      </w:r>
      <w:proofErr w:type="spellEnd"/>
      <w:r>
        <w:t>… (</w:t>
      </w:r>
      <w:r>
        <w:rPr>
          <w:i/>
          <w:iCs/>
        </w:rPr>
        <w:t>lowest access</w:t>
      </w:r>
      <w:r>
        <w:t>)</w:t>
      </w:r>
      <w:r>
        <w:br/>
      </w:r>
      <w:r w:rsidRPr="000A67A8">
        <w:rPr>
          <w:noProof/>
        </w:rPr>
        <w:drawing>
          <wp:inline distT="0" distB="0" distL="0" distR="0" wp14:anchorId="7DB773F5" wp14:editId="23224A04">
            <wp:extent cx="3065180" cy="27813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8867" cy="278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F306" w14:textId="77777777" w:rsidR="000A67A8" w:rsidRDefault="000A67A8" w:rsidP="000A67A8"/>
    <w:p w14:paraId="55F6B8F0" w14:textId="77777777" w:rsidR="000A67A8" w:rsidRDefault="000A67A8">
      <w:r>
        <w:br w:type="page"/>
      </w:r>
    </w:p>
    <w:p w14:paraId="5FF989EC" w14:textId="066A6AFD" w:rsidR="000A67A8" w:rsidRPr="00F272B1" w:rsidRDefault="000A67A8" w:rsidP="000A67A8">
      <w:pPr>
        <w:rPr>
          <w:b/>
          <w:bCs/>
        </w:rPr>
      </w:pPr>
      <w:r>
        <w:t>Has Access to all</w:t>
      </w:r>
      <w:r w:rsidR="00F272B1">
        <w:t xml:space="preserve"> </w:t>
      </w:r>
      <w:r w:rsidR="00F272B1">
        <w:rPr>
          <w:b/>
          <w:bCs/>
        </w:rPr>
        <w:t>(</w:t>
      </w:r>
      <w:proofErr w:type="spellStart"/>
      <w:r w:rsidR="00F272B1">
        <w:rPr>
          <w:b/>
          <w:bCs/>
        </w:rPr>
        <w:t>buong</w:t>
      </w:r>
      <w:proofErr w:type="spellEnd"/>
      <w:r w:rsidR="00F272B1">
        <w:rPr>
          <w:b/>
          <w:bCs/>
        </w:rPr>
        <w:t xml:space="preserve"> BU, ex. RSC lang kay Paul Pasia)</w:t>
      </w:r>
    </w:p>
    <w:p w14:paraId="6C7DD603" w14:textId="7521C0DA" w:rsidR="000A67A8" w:rsidRDefault="000A67A8" w:rsidP="000A67A8">
      <w:r w:rsidRPr="000A67A8">
        <w:rPr>
          <w:noProof/>
        </w:rPr>
        <w:drawing>
          <wp:inline distT="0" distB="0" distL="0" distR="0" wp14:anchorId="13B9FF6A" wp14:editId="26EB431A">
            <wp:extent cx="2376394" cy="40195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9299" cy="402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5A17" w14:textId="32E3FFE4" w:rsidR="000A67A8" w:rsidRDefault="000A67A8" w:rsidP="000A67A8"/>
    <w:p w14:paraId="6FDC8F3D" w14:textId="37603D1A" w:rsidR="000A67A8" w:rsidRDefault="000A67A8" w:rsidP="000A67A8">
      <w:r>
        <w:t>Has Access to Multiple BUs</w:t>
      </w:r>
    </w:p>
    <w:p w14:paraId="3DDBEB0C" w14:textId="266C17BF" w:rsidR="000A67A8" w:rsidRDefault="000A67A8" w:rsidP="000A67A8">
      <w:r w:rsidRPr="000A67A8">
        <w:rPr>
          <w:noProof/>
        </w:rPr>
        <w:drawing>
          <wp:inline distT="0" distB="0" distL="0" distR="0" wp14:anchorId="1D86C08F" wp14:editId="66A068DE">
            <wp:extent cx="5943600" cy="255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C3D2" w14:textId="273F6919" w:rsidR="00AE16F2" w:rsidRDefault="00AE16F2">
      <w:r>
        <w:br w:type="page"/>
      </w:r>
    </w:p>
    <w:p w14:paraId="46AF9B01" w14:textId="77777777" w:rsidR="00681F79" w:rsidRDefault="00681F79" w:rsidP="000A67A8"/>
    <w:p w14:paraId="0206DE67" w14:textId="730C100B" w:rsidR="00681F79" w:rsidRDefault="00681F79" w:rsidP="000A67A8">
      <w:r>
        <w:t xml:space="preserve">QUESTION: </w:t>
      </w:r>
    </w:p>
    <w:p w14:paraId="30D0626B" w14:textId="59DA54AC" w:rsidR="00681F79" w:rsidRDefault="00681F79" w:rsidP="00681F79">
      <w:pPr>
        <w:pStyle w:val="ListParagraph"/>
        <w:numPr>
          <w:ilvl w:val="6"/>
          <w:numId w:val="5"/>
        </w:numPr>
      </w:pPr>
      <w:r>
        <w:t xml:space="preserve">Yung access </w:t>
      </w:r>
      <w:proofErr w:type="spellStart"/>
      <w:r>
        <w:t>ba</w:t>
      </w:r>
      <w:proofErr w:type="spellEnd"/>
      <w:r>
        <w:t xml:space="preserve"> ay </w:t>
      </w:r>
      <w:proofErr w:type="spellStart"/>
      <w:r>
        <w:t>sa</w:t>
      </w:r>
      <w:proofErr w:type="spellEnd"/>
      <w:r>
        <w:t xml:space="preserve"> BU lang, </w:t>
      </w:r>
      <w:proofErr w:type="spellStart"/>
      <w:r>
        <w:t>hindi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kailagan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r w:rsidR="00AE16F2">
        <w:t>Banner level (individual)</w:t>
      </w:r>
    </w:p>
    <w:p w14:paraId="27EF2620" w14:textId="74AA773F" w:rsidR="00AE16F2" w:rsidRDefault="00AE16F2" w:rsidP="00AE16F2"/>
    <w:p w14:paraId="4AADACB0" w14:textId="4E9AC148" w:rsidR="00AE16F2" w:rsidRDefault="00AE16F2" w:rsidP="00AE16F2">
      <w:r>
        <w:t xml:space="preserve">Gawa ng </w:t>
      </w:r>
      <w:proofErr w:type="spellStart"/>
      <w:r>
        <w:t>ganitong</w:t>
      </w:r>
      <w:proofErr w:type="spellEnd"/>
      <w:r>
        <w:t xml:space="preserve"> Excel, </w:t>
      </w:r>
      <w:proofErr w:type="spellStart"/>
      <w:r>
        <w:t>tapos</w:t>
      </w:r>
      <w:proofErr w:type="spellEnd"/>
      <w:r>
        <w:t xml:space="preserve"> </w:t>
      </w:r>
      <w:proofErr w:type="spellStart"/>
      <w:r>
        <w:t>lagay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 w:rsidRPr="00AC4E53">
        <w:rPr>
          <w:b/>
          <w:bCs/>
        </w:rPr>
        <w:t>sharepoint</w:t>
      </w:r>
      <w:proofErr w:type="spellEnd"/>
    </w:p>
    <w:p w14:paraId="21F5CB7D" w14:textId="6D8C3633" w:rsidR="00AE16F2" w:rsidRDefault="00AE16F2" w:rsidP="00AE16F2"/>
    <w:p w14:paraId="370840C8" w14:textId="5B4BE28D" w:rsidR="00AE16F2" w:rsidRDefault="00AE16F2" w:rsidP="00AE16F2">
      <w:r>
        <w:t xml:space="preserve">Yung </w:t>
      </w:r>
      <w:r w:rsidR="00AC4E53">
        <w:t>image</w:t>
      </w:r>
      <w:r>
        <w:t xml:space="preserve">, </w:t>
      </w:r>
      <w:proofErr w:type="spellStart"/>
      <w:r>
        <w:t>sa</w:t>
      </w:r>
      <w:proofErr w:type="spellEnd"/>
      <w:r>
        <w:t xml:space="preserve"> </w:t>
      </w:r>
    </w:p>
    <w:p w14:paraId="6ABBFB5E" w14:textId="48A73B4F" w:rsidR="00AE16F2" w:rsidRDefault="00AE16F2" w:rsidP="00AE16F2"/>
    <w:p w14:paraId="529B30B2" w14:textId="73F5FF1C" w:rsidR="00AE16F2" w:rsidRDefault="00AE16F2" w:rsidP="00AE16F2">
      <w:r w:rsidRPr="00AE16F2">
        <w:rPr>
          <w:noProof/>
        </w:rPr>
        <w:drawing>
          <wp:inline distT="0" distB="0" distL="0" distR="0" wp14:anchorId="3C4F59A8" wp14:editId="4B2F67B5">
            <wp:extent cx="5134692" cy="3219899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D586" w14:textId="05322104" w:rsidR="00AE16F2" w:rsidRDefault="00AE16F2" w:rsidP="00AE16F2"/>
    <w:p w14:paraId="6F295C0F" w14:textId="0F96AAFE" w:rsidR="00AE16F2" w:rsidRDefault="00AE16F2" w:rsidP="00AE16F2">
      <w:r>
        <w:t>…</w:t>
      </w:r>
    </w:p>
    <w:p w14:paraId="25F66849" w14:textId="222A8766" w:rsidR="00AE16F2" w:rsidRDefault="00AE16F2" w:rsidP="00AE16F2">
      <w:r w:rsidRPr="00AE16F2">
        <w:rPr>
          <w:noProof/>
        </w:rPr>
        <w:drawing>
          <wp:inline distT="0" distB="0" distL="0" distR="0" wp14:anchorId="0FA0BBE4" wp14:editId="2454D64C">
            <wp:extent cx="3267531" cy="1371791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9B65" w14:textId="659F0CA5" w:rsidR="00AE16F2" w:rsidRDefault="007269BB" w:rsidP="007269BB">
      <w:pPr>
        <w:pStyle w:val="ListParagraph"/>
        <w:numPr>
          <w:ilvl w:val="0"/>
          <w:numId w:val="8"/>
        </w:numPr>
      </w:pPr>
      <w:r>
        <w:t>Consistent Design, Color, Header</w:t>
      </w:r>
    </w:p>
    <w:p w14:paraId="05F1BBAF" w14:textId="6A017798" w:rsidR="007269BB" w:rsidRDefault="007269BB" w:rsidP="007269BB">
      <w:pPr>
        <w:pStyle w:val="ListParagraph"/>
        <w:numPr>
          <w:ilvl w:val="0"/>
          <w:numId w:val="8"/>
        </w:numPr>
      </w:pPr>
      <w:r>
        <w:t>Spacing, margin</w:t>
      </w:r>
    </w:p>
    <w:p w14:paraId="555603D8" w14:textId="461DBD1F" w:rsidR="007269BB" w:rsidRDefault="007269BB" w:rsidP="007269BB"/>
    <w:p w14:paraId="7DED1644" w14:textId="60E0BD22" w:rsidR="007269BB" w:rsidRDefault="007269BB" w:rsidP="007269BB">
      <w:r>
        <w:t xml:space="preserve">Mas </w:t>
      </w:r>
      <w:proofErr w:type="spellStart"/>
      <w:r>
        <w:t>manipis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Timeline Slicer</w:t>
      </w:r>
    </w:p>
    <w:p w14:paraId="28C4A648" w14:textId="3992170A" w:rsidR="007269BB" w:rsidRDefault="007269BB" w:rsidP="007269BB">
      <w:r>
        <w:t>…</w:t>
      </w:r>
    </w:p>
    <w:p w14:paraId="348ABFC9" w14:textId="0454D7D7" w:rsidR="007269BB" w:rsidRDefault="007269BB" w:rsidP="007269BB">
      <w:r w:rsidRPr="007269BB">
        <w:rPr>
          <w:noProof/>
        </w:rPr>
        <w:drawing>
          <wp:inline distT="0" distB="0" distL="0" distR="0" wp14:anchorId="6498E78B" wp14:editId="0787EB26">
            <wp:extent cx="5943600" cy="28232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0E13" w14:textId="212CC23E" w:rsidR="007269BB" w:rsidRDefault="007269BB" w:rsidP="007269BB"/>
    <w:p w14:paraId="4D249BAA" w14:textId="2C17440B" w:rsidR="007269BB" w:rsidRDefault="00DF7A33" w:rsidP="007269BB">
      <w:r>
        <w:t xml:space="preserve">Matrix Table as </w:t>
      </w:r>
      <w:proofErr w:type="gramStart"/>
      <w:r>
        <w:t>Slicer</w:t>
      </w:r>
      <w:r w:rsidR="007269BB">
        <w:t>::</w:t>
      </w:r>
      <w:proofErr w:type="gramEnd"/>
    </w:p>
    <w:p w14:paraId="1A72BA58" w14:textId="3E637479" w:rsidR="007269BB" w:rsidRDefault="007269BB" w:rsidP="007269BB"/>
    <w:p w14:paraId="087809C5" w14:textId="0E4E1079" w:rsidR="00C96693" w:rsidRDefault="007269BB" w:rsidP="007269BB">
      <w:r w:rsidRPr="007269BB">
        <w:rPr>
          <w:noProof/>
        </w:rPr>
        <w:drawing>
          <wp:inline distT="0" distB="0" distL="0" distR="0" wp14:anchorId="64B055A0" wp14:editId="7612A833">
            <wp:extent cx="5943600" cy="2823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A55B" w14:textId="77777777" w:rsidR="00C96693" w:rsidRDefault="00C96693">
      <w:r>
        <w:br w:type="page"/>
      </w:r>
    </w:p>
    <w:p w14:paraId="3A375144" w14:textId="0459F7EA" w:rsidR="00C96693" w:rsidRPr="00C96693" w:rsidRDefault="00C96693" w:rsidP="007269BB">
      <w:pPr>
        <w:rPr>
          <w:b/>
          <w:bCs/>
        </w:rPr>
      </w:pPr>
      <w:r w:rsidRPr="00C96693">
        <w:rPr>
          <w:b/>
          <w:bCs/>
        </w:rPr>
        <w:t>May 2, 2023</w:t>
      </w:r>
    </w:p>
    <w:p w14:paraId="25C4E9E7" w14:textId="668FEB00" w:rsidR="007269BB" w:rsidRDefault="00C96693" w:rsidP="007269BB">
      <w:r>
        <w:t>Notes:</w:t>
      </w:r>
    </w:p>
    <w:p w14:paraId="325BA08A" w14:textId="77777777" w:rsidR="00C96693" w:rsidRDefault="00C96693" w:rsidP="007269BB"/>
    <w:p w14:paraId="7BCED76A" w14:textId="67E6AA8B" w:rsidR="00C96693" w:rsidRDefault="00293153" w:rsidP="00C96693">
      <w:hyperlink r:id="rId38" w:history="1">
        <w:r w:rsidRPr="008B7672">
          <w:rPr>
            <w:rStyle w:val="Hyperlink"/>
          </w:rPr>
          <w:t>centralanalyticsintern@robinsonsretail.com.ph</w:t>
        </w:r>
      </w:hyperlink>
    </w:p>
    <w:p w14:paraId="40D0564E" w14:textId="77777777" w:rsidR="00293153" w:rsidRDefault="00293153" w:rsidP="00C96693"/>
    <w:p w14:paraId="2DFACB91" w14:textId="77777777" w:rsidR="00293153" w:rsidRPr="00780D62" w:rsidRDefault="00293153" w:rsidP="00C96693"/>
    <w:sectPr w:rsidR="00293153" w:rsidRPr="00780D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Central Analytics Intern" w:date="2023-04-19T14:37:00Z" w:initials="CI">
    <w:p w14:paraId="41B7166F" w14:textId="529F1274" w:rsidR="00966B27" w:rsidRDefault="00966B27">
      <w:r>
        <w:t>okay na, yung solution with Raph</w:t>
      </w:r>
      <w:r>
        <w:annotationRef/>
      </w:r>
    </w:p>
    <w:p w14:paraId="461C231A" w14:textId="2D96DCA5" w:rsidR="00966B27" w:rsidRDefault="00966B27"/>
    <w:p w14:paraId="2D789156" w14:textId="787C690E" w:rsidR="00966B27" w:rsidRDefault="00966B27">
      <w:r>
        <w:t>a3f8f79c979467ec6113b6cd2a3e2137dd13e969</w:t>
      </w:r>
    </w:p>
  </w:comment>
  <w:comment w:id="1" w:author="Central Analytics Intern" w:date="2023-04-19T14:39:00Z" w:initials="CI">
    <w:p w14:paraId="50B39123" w14:textId="3CBD3079" w:rsidR="00966B27" w:rsidRDefault="00966B27">
      <w:r>
        <w:t>Gawin nalang raw na table according kay Raph</w:t>
      </w:r>
      <w:r>
        <w:annotationRef/>
      </w:r>
    </w:p>
    <w:p w14:paraId="711A0D8D" w14:textId="316EA5F9" w:rsidR="00966B27" w:rsidRDefault="00966B27"/>
    <w:p w14:paraId="719895A0" w14:textId="15305032" w:rsidR="00966B27" w:rsidRDefault="00966B27">
      <w:r>
        <w:t>+ Consistent</w:t>
      </w:r>
    </w:p>
  </w:comment>
  <w:comment w:id="2" w:author="Central Analytics Intern" w:date="2023-04-19T14:39:00Z" w:initials="CI">
    <w:p w14:paraId="3511DF49" w14:textId="1690FAF0" w:rsidR="00966B27" w:rsidRDefault="00966B27">
      <w:r>
        <w:t>nakukuha...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D789156" w15:done="0"/>
  <w15:commentEx w15:paraId="719895A0" w15:done="0"/>
  <w15:commentEx w15:paraId="3511DF4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0A898D0F" w16cex:dateUtc="2023-04-19T06:37:00Z"/>
  <w16cex:commentExtensible w16cex:durableId="6737381F" w16cex:dateUtc="2023-04-19T06:39:00Z"/>
  <w16cex:commentExtensible w16cex:durableId="5B8BE860" w16cex:dateUtc="2023-04-19T06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D789156" w16cid:durableId="0A898D0F"/>
  <w16cid:commentId w16cid:paraId="719895A0" w16cid:durableId="6737381F"/>
  <w16cid:commentId w16cid:paraId="3511DF49" w16cid:durableId="5B8BE86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gim0aBauiPqOQ" int2:id="mtDXbIba">
      <int2:state int2:value="Rejected" int2:type="AugLoop_Text_Critique"/>
    </int2:textHash>
    <int2:textHash int2:hashCode="/nEM0InLC6dPWI" int2:id="6k79K9LL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C4C01"/>
    <w:multiLevelType w:val="hybridMultilevel"/>
    <w:tmpl w:val="E8A49886"/>
    <w:lvl w:ilvl="0" w:tplc="CBD0AA10">
      <w:start w:val="1"/>
      <w:numFmt w:val="decimal"/>
      <w:lvlText w:val="%1."/>
      <w:lvlJc w:val="left"/>
      <w:pPr>
        <w:ind w:left="720" w:hanging="360"/>
      </w:pPr>
    </w:lvl>
    <w:lvl w:ilvl="1" w:tplc="A4503FF4">
      <w:start w:val="1"/>
      <w:numFmt w:val="lowerLetter"/>
      <w:lvlText w:val="%2."/>
      <w:lvlJc w:val="left"/>
      <w:pPr>
        <w:ind w:left="1440" w:hanging="360"/>
      </w:pPr>
    </w:lvl>
    <w:lvl w:ilvl="2" w:tplc="DF94C018">
      <w:start w:val="1"/>
      <w:numFmt w:val="lowerRoman"/>
      <w:lvlText w:val="%3."/>
      <w:lvlJc w:val="right"/>
      <w:pPr>
        <w:ind w:left="2160" w:hanging="180"/>
      </w:pPr>
    </w:lvl>
    <w:lvl w:ilvl="3" w:tplc="F064AB62">
      <w:start w:val="1"/>
      <w:numFmt w:val="decimal"/>
      <w:lvlText w:val="%4."/>
      <w:lvlJc w:val="left"/>
      <w:pPr>
        <w:ind w:left="2880" w:hanging="360"/>
      </w:pPr>
    </w:lvl>
    <w:lvl w:ilvl="4" w:tplc="52A884A0">
      <w:start w:val="1"/>
      <w:numFmt w:val="lowerLetter"/>
      <w:lvlText w:val="%5."/>
      <w:lvlJc w:val="left"/>
      <w:pPr>
        <w:ind w:left="3600" w:hanging="360"/>
      </w:pPr>
    </w:lvl>
    <w:lvl w:ilvl="5" w:tplc="7D78FF16">
      <w:start w:val="1"/>
      <w:numFmt w:val="lowerRoman"/>
      <w:lvlText w:val="%6."/>
      <w:lvlJc w:val="right"/>
      <w:pPr>
        <w:ind w:left="4320" w:hanging="180"/>
      </w:pPr>
    </w:lvl>
    <w:lvl w:ilvl="6" w:tplc="9CC47B4C">
      <w:start w:val="1"/>
      <w:numFmt w:val="decimal"/>
      <w:lvlText w:val="%7."/>
      <w:lvlJc w:val="left"/>
      <w:pPr>
        <w:ind w:left="5040" w:hanging="360"/>
      </w:pPr>
    </w:lvl>
    <w:lvl w:ilvl="7" w:tplc="70028C3E">
      <w:start w:val="1"/>
      <w:numFmt w:val="lowerLetter"/>
      <w:lvlText w:val="%8."/>
      <w:lvlJc w:val="left"/>
      <w:pPr>
        <w:ind w:left="5760" w:hanging="360"/>
      </w:pPr>
    </w:lvl>
    <w:lvl w:ilvl="8" w:tplc="A7086DF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0CB00"/>
    <w:multiLevelType w:val="hybridMultilevel"/>
    <w:tmpl w:val="414C5BE2"/>
    <w:lvl w:ilvl="0" w:tplc="5A46AB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D054CC24">
      <w:start w:val="1"/>
      <w:numFmt w:val="lowerLetter"/>
      <w:lvlText w:val="%2."/>
      <w:lvlJc w:val="left"/>
      <w:pPr>
        <w:ind w:left="1440" w:hanging="360"/>
      </w:pPr>
    </w:lvl>
    <w:lvl w:ilvl="2" w:tplc="2C6A5912">
      <w:start w:val="1"/>
      <w:numFmt w:val="lowerRoman"/>
      <w:lvlText w:val="%3."/>
      <w:lvlJc w:val="right"/>
      <w:pPr>
        <w:ind w:left="2160" w:hanging="180"/>
      </w:pPr>
    </w:lvl>
    <w:lvl w:ilvl="3" w:tplc="A18C1220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C4047ED0">
      <w:start w:val="1"/>
      <w:numFmt w:val="lowerLetter"/>
      <w:lvlText w:val="%5."/>
      <w:lvlJc w:val="left"/>
      <w:pPr>
        <w:ind w:left="3600" w:hanging="360"/>
      </w:pPr>
    </w:lvl>
    <w:lvl w:ilvl="5" w:tplc="6E60C80C">
      <w:start w:val="1"/>
      <w:numFmt w:val="lowerRoman"/>
      <w:lvlText w:val="%6."/>
      <w:lvlJc w:val="right"/>
      <w:pPr>
        <w:ind w:left="4320" w:hanging="180"/>
      </w:pPr>
    </w:lvl>
    <w:lvl w:ilvl="6" w:tplc="2E70EE2E">
      <w:start w:val="1"/>
      <w:numFmt w:val="decimal"/>
      <w:lvlText w:val="%7."/>
      <w:lvlJc w:val="left"/>
      <w:pPr>
        <w:ind w:left="5040" w:hanging="360"/>
      </w:pPr>
    </w:lvl>
    <w:lvl w:ilvl="7" w:tplc="ED78C6BA">
      <w:start w:val="1"/>
      <w:numFmt w:val="lowerLetter"/>
      <w:lvlText w:val="%8."/>
      <w:lvlJc w:val="left"/>
      <w:pPr>
        <w:ind w:left="5760" w:hanging="360"/>
      </w:pPr>
    </w:lvl>
    <w:lvl w:ilvl="8" w:tplc="6E8C8B3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CDB70"/>
    <w:multiLevelType w:val="hybridMultilevel"/>
    <w:tmpl w:val="FFB0B622"/>
    <w:lvl w:ilvl="0" w:tplc="C2801B3E">
      <w:start w:val="1"/>
      <w:numFmt w:val="decimal"/>
      <w:lvlText w:val="%1."/>
      <w:lvlJc w:val="left"/>
      <w:pPr>
        <w:ind w:left="720" w:hanging="360"/>
      </w:pPr>
    </w:lvl>
    <w:lvl w:ilvl="1" w:tplc="6D42E498">
      <w:start w:val="1"/>
      <w:numFmt w:val="lowerLetter"/>
      <w:lvlText w:val="%2."/>
      <w:lvlJc w:val="left"/>
      <w:pPr>
        <w:ind w:left="1440" w:hanging="360"/>
      </w:pPr>
    </w:lvl>
    <w:lvl w:ilvl="2" w:tplc="5B4E30EE">
      <w:start w:val="1"/>
      <w:numFmt w:val="lowerRoman"/>
      <w:lvlText w:val="%3."/>
      <w:lvlJc w:val="right"/>
      <w:pPr>
        <w:ind w:left="2160" w:hanging="180"/>
      </w:pPr>
    </w:lvl>
    <w:lvl w:ilvl="3" w:tplc="76946C50">
      <w:start w:val="1"/>
      <w:numFmt w:val="decimal"/>
      <w:lvlText w:val="%4."/>
      <w:lvlJc w:val="left"/>
      <w:pPr>
        <w:ind w:left="2880" w:hanging="360"/>
      </w:pPr>
    </w:lvl>
    <w:lvl w:ilvl="4" w:tplc="AF968358">
      <w:start w:val="1"/>
      <w:numFmt w:val="lowerLetter"/>
      <w:lvlText w:val="%5."/>
      <w:lvlJc w:val="left"/>
      <w:pPr>
        <w:ind w:left="3600" w:hanging="360"/>
      </w:pPr>
    </w:lvl>
    <w:lvl w:ilvl="5" w:tplc="5CAE08F4">
      <w:start w:val="1"/>
      <w:numFmt w:val="lowerRoman"/>
      <w:lvlText w:val="%6."/>
      <w:lvlJc w:val="right"/>
      <w:pPr>
        <w:ind w:left="4320" w:hanging="180"/>
      </w:pPr>
    </w:lvl>
    <w:lvl w:ilvl="6" w:tplc="CB8E863E">
      <w:start w:val="1"/>
      <w:numFmt w:val="decimal"/>
      <w:lvlText w:val="%7."/>
      <w:lvlJc w:val="left"/>
      <w:pPr>
        <w:ind w:left="5040" w:hanging="360"/>
      </w:pPr>
    </w:lvl>
    <w:lvl w:ilvl="7" w:tplc="5D9C8ABA">
      <w:start w:val="1"/>
      <w:numFmt w:val="lowerLetter"/>
      <w:lvlText w:val="%8."/>
      <w:lvlJc w:val="left"/>
      <w:pPr>
        <w:ind w:left="5760" w:hanging="360"/>
      </w:pPr>
    </w:lvl>
    <w:lvl w:ilvl="8" w:tplc="A1FA5F9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800007"/>
    <w:multiLevelType w:val="hybridMultilevel"/>
    <w:tmpl w:val="414C5BE2"/>
    <w:lvl w:ilvl="0" w:tplc="5A46AB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D054CC24">
      <w:start w:val="1"/>
      <w:numFmt w:val="lowerLetter"/>
      <w:lvlText w:val="%2."/>
      <w:lvlJc w:val="left"/>
      <w:pPr>
        <w:ind w:left="1440" w:hanging="360"/>
      </w:pPr>
    </w:lvl>
    <w:lvl w:ilvl="2" w:tplc="2C6A5912">
      <w:start w:val="1"/>
      <w:numFmt w:val="lowerRoman"/>
      <w:lvlText w:val="%3."/>
      <w:lvlJc w:val="right"/>
      <w:pPr>
        <w:ind w:left="2160" w:hanging="180"/>
      </w:pPr>
    </w:lvl>
    <w:lvl w:ilvl="3" w:tplc="A18C1220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C4047ED0">
      <w:start w:val="1"/>
      <w:numFmt w:val="lowerLetter"/>
      <w:lvlText w:val="%5."/>
      <w:lvlJc w:val="left"/>
      <w:pPr>
        <w:ind w:left="3600" w:hanging="360"/>
      </w:pPr>
    </w:lvl>
    <w:lvl w:ilvl="5" w:tplc="6E60C80C">
      <w:start w:val="1"/>
      <w:numFmt w:val="lowerRoman"/>
      <w:lvlText w:val="%6."/>
      <w:lvlJc w:val="right"/>
      <w:pPr>
        <w:ind w:left="4320" w:hanging="180"/>
      </w:pPr>
    </w:lvl>
    <w:lvl w:ilvl="6" w:tplc="2E70EE2E">
      <w:start w:val="1"/>
      <w:numFmt w:val="decimal"/>
      <w:lvlText w:val="%7."/>
      <w:lvlJc w:val="left"/>
      <w:pPr>
        <w:ind w:left="5040" w:hanging="360"/>
      </w:pPr>
    </w:lvl>
    <w:lvl w:ilvl="7" w:tplc="ED78C6BA">
      <w:start w:val="1"/>
      <w:numFmt w:val="lowerLetter"/>
      <w:lvlText w:val="%8."/>
      <w:lvlJc w:val="left"/>
      <w:pPr>
        <w:ind w:left="5760" w:hanging="360"/>
      </w:pPr>
    </w:lvl>
    <w:lvl w:ilvl="8" w:tplc="6E8C8B3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B43772"/>
    <w:multiLevelType w:val="hybridMultilevel"/>
    <w:tmpl w:val="BC6E3C34"/>
    <w:lvl w:ilvl="0" w:tplc="B1800B9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53029D"/>
    <w:multiLevelType w:val="hybridMultilevel"/>
    <w:tmpl w:val="6D16653C"/>
    <w:lvl w:ilvl="0" w:tplc="3BF8F25E">
      <w:start w:val="1"/>
      <w:numFmt w:val="decimal"/>
      <w:lvlText w:val="%1."/>
      <w:lvlJc w:val="left"/>
      <w:pPr>
        <w:ind w:left="720" w:hanging="360"/>
      </w:pPr>
    </w:lvl>
    <w:lvl w:ilvl="1" w:tplc="BADE7BE0">
      <w:start w:val="1"/>
      <w:numFmt w:val="lowerLetter"/>
      <w:lvlText w:val="%2."/>
      <w:lvlJc w:val="left"/>
      <w:pPr>
        <w:ind w:left="1440" w:hanging="360"/>
      </w:pPr>
    </w:lvl>
    <w:lvl w:ilvl="2" w:tplc="D3E0B7B0">
      <w:start w:val="1"/>
      <w:numFmt w:val="lowerRoman"/>
      <w:lvlText w:val="%3."/>
      <w:lvlJc w:val="right"/>
      <w:pPr>
        <w:ind w:left="2160" w:hanging="180"/>
      </w:pPr>
    </w:lvl>
    <w:lvl w:ilvl="3" w:tplc="7610B660">
      <w:start w:val="1"/>
      <w:numFmt w:val="decimal"/>
      <w:lvlText w:val="%4."/>
      <w:lvlJc w:val="left"/>
      <w:pPr>
        <w:ind w:left="2880" w:hanging="360"/>
      </w:pPr>
    </w:lvl>
    <w:lvl w:ilvl="4" w:tplc="F2FC463C">
      <w:start w:val="1"/>
      <w:numFmt w:val="lowerLetter"/>
      <w:lvlText w:val="%5."/>
      <w:lvlJc w:val="left"/>
      <w:pPr>
        <w:ind w:left="3600" w:hanging="360"/>
      </w:pPr>
    </w:lvl>
    <w:lvl w:ilvl="5" w:tplc="FA1EFD6A">
      <w:start w:val="1"/>
      <w:numFmt w:val="lowerRoman"/>
      <w:lvlText w:val="%6."/>
      <w:lvlJc w:val="right"/>
      <w:pPr>
        <w:ind w:left="4320" w:hanging="180"/>
      </w:pPr>
    </w:lvl>
    <w:lvl w:ilvl="6" w:tplc="889E9B42">
      <w:start w:val="1"/>
      <w:numFmt w:val="decimal"/>
      <w:lvlText w:val="%7."/>
      <w:lvlJc w:val="left"/>
      <w:pPr>
        <w:ind w:left="5040" w:hanging="360"/>
      </w:pPr>
    </w:lvl>
    <w:lvl w:ilvl="7" w:tplc="D400AECE">
      <w:start w:val="1"/>
      <w:numFmt w:val="lowerLetter"/>
      <w:lvlText w:val="%8."/>
      <w:lvlJc w:val="left"/>
      <w:pPr>
        <w:ind w:left="5760" w:hanging="360"/>
      </w:pPr>
    </w:lvl>
    <w:lvl w:ilvl="8" w:tplc="C8CA9F4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D37E8F"/>
    <w:multiLevelType w:val="hybridMultilevel"/>
    <w:tmpl w:val="DD3606BA"/>
    <w:lvl w:ilvl="0" w:tplc="7B76C4E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29CD152">
      <w:start w:val="1"/>
      <w:numFmt w:val="lowerLetter"/>
      <w:lvlText w:val="%2."/>
      <w:lvlJc w:val="left"/>
      <w:pPr>
        <w:ind w:left="1440" w:hanging="360"/>
      </w:pPr>
    </w:lvl>
    <w:lvl w:ilvl="2" w:tplc="C92C1EEE">
      <w:start w:val="1"/>
      <w:numFmt w:val="lowerRoman"/>
      <w:lvlText w:val="%3."/>
      <w:lvlJc w:val="right"/>
      <w:pPr>
        <w:ind w:left="2160" w:hanging="180"/>
      </w:pPr>
    </w:lvl>
    <w:lvl w:ilvl="3" w:tplc="D5E68F8E">
      <w:start w:val="1"/>
      <w:numFmt w:val="decimal"/>
      <w:lvlText w:val="%4."/>
      <w:lvlJc w:val="left"/>
      <w:pPr>
        <w:ind w:left="2880" w:hanging="360"/>
      </w:pPr>
    </w:lvl>
    <w:lvl w:ilvl="4" w:tplc="C3DED1E6">
      <w:start w:val="1"/>
      <w:numFmt w:val="lowerLetter"/>
      <w:lvlText w:val="%5."/>
      <w:lvlJc w:val="left"/>
      <w:pPr>
        <w:ind w:left="3600" w:hanging="360"/>
      </w:pPr>
    </w:lvl>
    <w:lvl w:ilvl="5" w:tplc="EBCE068E">
      <w:start w:val="1"/>
      <w:numFmt w:val="lowerRoman"/>
      <w:lvlText w:val="%6."/>
      <w:lvlJc w:val="right"/>
      <w:pPr>
        <w:ind w:left="4320" w:hanging="180"/>
      </w:pPr>
    </w:lvl>
    <w:lvl w:ilvl="6" w:tplc="B74A129C">
      <w:start w:val="1"/>
      <w:numFmt w:val="decimal"/>
      <w:lvlText w:val="%7."/>
      <w:lvlJc w:val="left"/>
      <w:pPr>
        <w:ind w:left="5040" w:hanging="360"/>
      </w:pPr>
    </w:lvl>
    <w:lvl w:ilvl="7" w:tplc="3A2C0A36">
      <w:start w:val="1"/>
      <w:numFmt w:val="lowerLetter"/>
      <w:lvlText w:val="%8."/>
      <w:lvlJc w:val="left"/>
      <w:pPr>
        <w:ind w:left="5760" w:hanging="360"/>
      </w:pPr>
    </w:lvl>
    <w:lvl w:ilvl="8" w:tplc="08FE530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517184"/>
    <w:multiLevelType w:val="hybridMultilevel"/>
    <w:tmpl w:val="DD3606BA"/>
    <w:lvl w:ilvl="0" w:tplc="7B76C4E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29CD152">
      <w:start w:val="1"/>
      <w:numFmt w:val="lowerLetter"/>
      <w:lvlText w:val="%2."/>
      <w:lvlJc w:val="left"/>
      <w:pPr>
        <w:ind w:left="1440" w:hanging="360"/>
      </w:pPr>
    </w:lvl>
    <w:lvl w:ilvl="2" w:tplc="C92C1EEE">
      <w:start w:val="1"/>
      <w:numFmt w:val="lowerRoman"/>
      <w:lvlText w:val="%3."/>
      <w:lvlJc w:val="right"/>
      <w:pPr>
        <w:ind w:left="2160" w:hanging="180"/>
      </w:pPr>
    </w:lvl>
    <w:lvl w:ilvl="3" w:tplc="D5E68F8E">
      <w:start w:val="1"/>
      <w:numFmt w:val="decimal"/>
      <w:lvlText w:val="%4."/>
      <w:lvlJc w:val="left"/>
      <w:pPr>
        <w:ind w:left="2880" w:hanging="360"/>
      </w:pPr>
    </w:lvl>
    <w:lvl w:ilvl="4" w:tplc="C3DED1E6">
      <w:start w:val="1"/>
      <w:numFmt w:val="lowerLetter"/>
      <w:lvlText w:val="%5."/>
      <w:lvlJc w:val="left"/>
      <w:pPr>
        <w:ind w:left="3600" w:hanging="360"/>
      </w:pPr>
    </w:lvl>
    <w:lvl w:ilvl="5" w:tplc="EBCE068E">
      <w:start w:val="1"/>
      <w:numFmt w:val="lowerRoman"/>
      <w:lvlText w:val="%6."/>
      <w:lvlJc w:val="right"/>
      <w:pPr>
        <w:ind w:left="4320" w:hanging="180"/>
      </w:pPr>
    </w:lvl>
    <w:lvl w:ilvl="6" w:tplc="B74A129C">
      <w:start w:val="1"/>
      <w:numFmt w:val="decimal"/>
      <w:lvlText w:val="%7."/>
      <w:lvlJc w:val="left"/>
      <w:pPr>
        <w:ind w:left="5040" w:hanging="360"/>
      </w:pPr>
    </w:lvl>
    <w:lvl w:ilvl="7" w:tplc="3A2C0A36">
      <w:start w:val="1"/>
      <w:numFmt w:val="lowerLetter"/>
      <w:lvlText w:val="%8."/>
      <w:lvlJc w:val="left"/>
      <w:pPr>
        <w:ind w:left="5760" w:hanging="360"/>
      </w:pPr>
    </w:lvl>
    <w:lvl w:ilvl="8" w:tplc="08FE5302">
      <w:start w:val="1"/>
      <w:numFmt w:val="lowerRoman"/>
      <w:lvlText w:val="%9."/>
      <w:lvlJc w:val="right"/>
      <w:pPr>
        <w:ind w:left="6480" w:hanging="180"/>
      </w:pPr>
    </w:lvl>
  </w:abstractNum>
  <w:num w:numId="1" w16cid:durableId="1064058989">
    <w:abstractNumId w:val="7"/>
  </w:num>
  <w:num w:numId="2" w16cid:durableId="929852652">
    <w:abstractNumId w:val="0"/>
  </w:num>
  <w:num w:numId="3" w16cid:durableId="1005203781">
    <w:abstractNumId w:val="2"/>
  </w:num>
  <w:num w:numId="4" w16cid:durableId="647831095">
    <w:abstractNumId w:val="5"/>
  </w:num>
  <w:num w:numId="5" w16cid:durableId="767845508">
    <w:abstractNumId w:val="1"/>
  </w:num>
  <w:num w:numId="6" w16cid:durableId="1265386857">
    <w:abstractNumId w:val="6"/>
  </w:num>
  <w:num w:numId="7" w16cid:durableId="335156558">
    <w:abstractNumId w:val="3"/>
  </w:num>
  <w:num w:numId="8" w16cid:durableId="122290373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entral Analytics Intern">
    <w15:presenceInfo w15:providerId="AD" w15:userId="S::centralanalyticsintern@robinsonsretail.com.ph::5f3c432e-71ab-42bb-9ebd-d145e8ebfde1"/>
  </w15:person>
  <w15:person w15:author="Central Analytics Intern [2]">
    <w15:presenceInfo w15:providerId="None" w15:userId="Central Analytics Inter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6CC400D"/>
    <w:rsid w:val="00034E6C"/>
    <w:rsid w:val="000501F4"/>
    <w:rsid w:val="00093C42"/>
    <w:rsid w:val="000A67A8"/>
    <w:rsid w:val="000B53D6"/>
    <w:rsid w:val="000B7995"/>
    <w:rsid w:val="000D5708"/>
    <w:rsid w:val="000F0FB8"/>
    <w:rsid w:val="000F5977"/>
    <w:rsid w:val="0011546F"/>
    <w:rsid w:val="00171754"/>
    <w:rsid w:val="00194966"/>
    <w:rsid w:val="001E5366"/>
    <w:rsid w:val="001F35BD"/>
    <w:rsid w:val="0020364D"/>
    <w:rsid w:val="00233B04"/>
    <w:rsid w:val="0023459F"/>
    <w:rsid w:val="00235682"/>
    <w:rsid w:val="002668C1"/>
    <w:rsid w:val="00293153"/>
    <w:rsid w:val="003937F3"/>
    <w:rsid w:val="0043330C"/>
    <w:rsid w:val="004E5CCA"/>
    <w:rsid w:val="00517617"/>
    <w:rsid w:val="005C2155"/>
    <w:rsid w:val="00625C09"/>
    <w:rsid w:val="00634236"/>
    <w:rsid w:val="00681F79"/>
    <w:rsid w:val="006869B3"/>
    <w:rsid w:val="006B7B03"/>
    <w:rsid w:val="00712132"/>
    <w:rsid w:val="007269BB"/>
    <w:rsid w:val="007709FF"/>
    <w:rsid w:val="00780D62"/>
    <w:rsid w:val="00786B9E"/>
    <w:rsid w:val="00853BD2"/>
    <w:rsid w:val="008811A4"/>
    <w:rsid w:val="00881929"/>
    <w:rsid w:val="00894F40"/>
    <w:rsid w:val="008956A1"/>
    <w:rsid w:val="008C5D79"/>
    <w:rsid w:val="008D4C83"/>
    <w:rsid w:val="00906455"/>
    <w:rsid w:val="0091390E"/>
    <w:rsid w:val="00952936"/>
    <w:rsid w:val="00966B27"/>
    <w:rsid w:val="009B6A14"/>
    <w:rsid w:val="00A1627B"/>
    <w:rsid w:val="00A207C0"/>
    <w:rsid w:val="00A7195C"/>
    <w:rsid w:val="00AC4E53"/>
    <w:rsid w:val="00AE16F2"/>
    <w:rsid w:val="00B04079"/>
    <w:rsid w:val="00BB0F59"/>
    <w:rsid w:val="00C56B5D"/>
    <w:rsid w:val="00C579CE"/>
    <w:rsid w:val="00C67B30"/>
    <w:rsid w:val="00C81869"/>
    <w:rsid w:val="00C96693"/>
    <w:rsid w:val="00D6413C"/>
    <w:rsid w:val="00DF7A33"/>
    <w:rsid w:val="00E36AB6"/>
    <w:rsid w:val="00E96751"/>
    <w:rsid w:val="00E9AB44"/>
    <w:rsid w:val="00EB3A04"/>
    <w:rsid w:val="00EE61A8"/>
    <w:rsid w:val="00F272B1"/>
    <w:rsid w:val="00F70FA1"/>
    <w:rsid w:val="00FA599F"/>
    <w:rsid w:val="00FC61BC"/>
    <w:rsid w:val="015BC65C"/>
    <w:rsid w:val="01CC57B4"/>
    <w:rsid w:val="01EC8762"/>
    <w:rsid w:val="02B82D21"/>
    <w:rsid w:val="02EA7C85"/>
    <w:rsid w:val="03682815"/>
    <w:rsid w:val="051F1E75"/>
    <w:rsid w:val="0635AA83"/>
    <w:rsid w:val="0693BD6A"/>
    <w:rsid w:val="06A24AF5"/>
    <w:rsid w:val="06CC400D"/>
    <w:rsid w:val="0787BE98"/>
    <w:rsid w:val="08591C05"/>
    <w:rsid w:val="0AF1DF81"/>
    <w:rsid w:val="0B13CAB8"/>
    <w:rsid w:val="0C45E70A"/>
    <w:rsid w:val="0D0B2AAF"/>
    <w:rsid w:val="0DB244D4"/>
    <w:rsid w:val="0E7C5181"/>
    <w:rsid w:val="0F0B935B"/>
    <w:rsid w:val="0F5CE956"/>
    <w:rsid w:val="1039B48F"/>
    <w:rsid w:val="113E058C"/>
    <w:rsid w:val="113FA0A1"/>
    <w:rsid w:val="11D71CC4"/>
    <w:rsid w:val="1266B51E"/>
    <w:rsid w:val="13563CBE"/>
    <w:rsid w:val="13A52B1C"/>
    <w:rsid w:val="13FFBD98"/>
    <w:rsid w:val="15E8E9A4"/>
    <w:rsid w:val="162050D8"/>
    <w:rsid w:val="1690F80D"/>
    <w:rsid w:val="18782127"/>
    <w:rsid w:val="192C5798"/>
    <w:rsid w:val="19395FCE"/>
    <w:rsid w:val="1948A267"/>
    <w:rsid w:val="19C898CF"/>
    <w:rsid w:val="1B935EF0"/>
    <w:rsid w:val="1C515A03"/>
    <w:rsid w:val="1C616BA1"/>
    <w:rsid w:val="1CE901C7"/>
    <w:rsid w:val="1E00BAF1"/>
    <w:rsid w:val="2124CB26"/>
    <w:rsid w:val="2127C981"/>
    <w:rsid w:val="227537D4"/>
    <w:rsid w:val="2281C93F"/>
    <w:rsid w:val="231E46EB"/>
    <w:rsid w:val="2324AF59"/>
    <w:rsid w:val="235652B8"/>
    <w:rsid w:val="2390EA0A"/>
    <w:rsid w:val="24CB4964"/>
    <w:rsid w:val="25FC5A9B"/>
    <w:rsid w:val="268DF37A"/>
    <w:rsid w:val="27940CAA"/>
    <w:rsid w:val="28095D23"/>
    <w:rsid w:val="2830C887"/>
    <w:rsid w:val="2887CF9D"/>
    <w:rsid w:val="293E9BB6"/>
    <w:rsid w:val="2B9B3C40"/>
    <w:rsid w:val="2BE4CE06"/>
    <w:rsid w:val="2E282242"/>
    <w:rsid w:val="2E9EDF11"/>
    <w:rsid w:val="2EDDE8C4"/>
    <w:rsid w:val="30995FB2"/>
    <w:rsid w:val="314D9488"/>
    <w:rsid w:val="31E21176"/>
    <w:rsid w:val="32158986"/>
    <w:rsid w:val="3215A682"/>
    <w:rsid w:val="32872CDA"/>
    <w:rsid w:val="32D8D89C"/>
    <w:rsid w:val="338CA0FD"/>
    <w:rsid w:val="34ABEDFF"/>
    <w:rsid w:val="362B6E0E"/>
    <w:rsid w:val="36E8FAA9"/>
    <w:rsid w:val="37D72DF6"/>
    <w:rsid w:val="38524AD1"/>
    <w:rsid w:val="39DC9AD8"/>
    <w:rsid w:val="3B56D3C3"/>
    <w:rsid w:val="3C663FA2"/>
    <w:rsid w:val="3D4DCA0C"/>
    <w:rsid w:val="3D583C2D"/>
    <w:rsid w:val="3D686562"/>
    <w:rsid w:val="3EB716AF"/>
    <w:rsid w:val="3F037E3D"/>
    <w:rsid w:val="3F36B921"/>
    <w:rsid w:val="41259420"/>
    <w:rsid w:val="42D51E3E"/>
    <w:rsid w:val="44D5ED5E"/>
    <w:rsid w:val="450441CE"/>
    <w:rsid w:val="45B22749"/>
    <w:rsid w:val="4A53CD30"/>
    <w:rsid w:val="4AF258EA"/>
    <w:rsid w:val="4BEF9D91"/>
    <w:rsid w:val="4CC65289"/>
    <w:rsid w:val="4D9B5D79"/>
    <w:rsid w:val="4E7C373D"/>
    <w:rsid w:val="4EC9D0F1"/>
    <w:rsid w:val="4F7928F4"/>
    <w:rsid w:val="501ACD37"/>
    <w:rsid w:val="50501E24"/>
    <w:rsid w:val="51809B4F"/>
    <w:rsid w:val="52CD3348"/>
    <w:rsid w:val="53D1B184"/>
    <w:rsid w:val="54B1578C"/>
    <w:rsid w:val="54DBC263"/>
    <w:rsid w:val="54EBDC4C"/>
    <w:rsid w:val="557C151C"/>
    <w:rsid w:val="5662CB1D"/>
    <w:rsid w:val="5693F18A"/>
    <w:rsid w:val="56A4A268"/>
    <w:rsid w:val="5716A5BD"/>
    <w:rsid w:val="579086B9"/>
    <w:rsid w:val="57C25775"/>
    <w:rsid w:val="57F6C29B"/>
    <w:rsid w:val="58537F39"/>
    <w:rsid w:val="58886A11"/>
    <w:rsid w:val="58A6601B"/>
    <w:rsid w:val="59939ABA"/>
    <w:rsid w:val="5B245F59"/>
    <w:rsid w:val="5BEC98FE"/>
    <w:rsid w:val="5E208157"/>
    <w:rsid w:val="5E697C4C"/>
    <w:rsid w:val="5EE23C7A"/>
    <w:rsid w:val="60F34976"/>
    <w:rsid w:val="61710134"/>
    <w:rsid w:val="61858442"/>
    <w:rsid w:val="624DF9AA"/>
    <w:rsid w:val="63A97F13"/>
    <w:rsid w:val="63F72744"/>
    <w:rsid w:val="6471910D"/>
    <w:rsid w:val="65CA1054"/>
    <w:rsid w:val="65E184D8"/>
    <w:rsid w:val="6658F565"/>
    <w:rsid w:val="6680DC6D"/>
    <w:rsid w:val="6684BC19"/>
    <w:rsid w:val="6753A8C4"/>
    <w:rsid w:val="67B01E08"/>
    <w:rsid w:val="6830CB32"/>
    <w:rsid w:val="68D2481F"/>
    <w:rsid w:val="695A861C"/>
    <w:rsid w:val="69909627"/>
    <w:rsid w:val="69A9BE84"/>
    <w:rsid w:val="6A2610EA"/>
    <w:rsid w:val="6AD82771"/>
    <w:rsid w:val="6AE7BECA"/>
    <w:rsid w:val="6CE7DD76"/>
    <w:rsid w:val="6E09AAFE"/>
    <w:rsid w:val="6FDAD023"/>
    <w:rsid w:val="70386212"/>
    <w:rsid w:val="70BE37B3"/>
    <w:rsid w:val="7155C425"/>
    <w:rsid w:val="7232B64E"/>
    <w:rsid w:val="724A879A"/>
    <w:rsid w:val="73463718"/>
    <w:rsid w:val="76AB705F"/>
    <w:rsid w:val="7B428A52"/>
    <w:rsid w:val="7E63E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C400D"/>
  <w15:chartTrackingRefBased/>
  <w15:docId w15:val="{641BC2D4-D3A8-4177-803A-B396A0276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62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27B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2931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3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microsoft.com/office/2020/10/relationships/intelligence" Target="intelligence2.xml"/><Relationship Id="rId7" Type="http://schemas.openxmlformats.org/officeDocument/2006/relationships/hyperlink" Target="https://community.powerbi.com/t5/Power-Query/Automatically-update-Power-BI-from-Sharepoint/td-p/63324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radacad.com/tag/row-level-security" TargetMode="External"/><Relationship Id="rId11" Type="http://schemas.microsoft.com/office/2011/relationships/commentsExtended" Target="commentsExtended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hyperlink" Target="https://www.youtube.com/watch?v=9rBU7Xp1xYA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mailto:centralanalyticsintern@robinsonsretail.com.p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03D9FC-2172-413B-8B54-A2CF0CA98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8448</TotalTime>
  <Pages>18</Pages>
  <Words>694</Words>
  <Characters>3961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Central Analytics Intern</dc:creator>
  <cp:keywords/>
  <dc:description/>
  <cp:lastModifiedBy>Samuel</cp:lastModifiedBy>
  <cp:revision>27</cp:revision>
  <dcterms:created xsi:type="dcterms:W3CDTF">2023-03-31T06:58:00Z</dcterms:created>
  <dcterms:modified xsi:type="dcterms:W3CDTF">2023-05-02T06:45:00Z</dcterms:modified>
</cp:coreProperties>
</file>